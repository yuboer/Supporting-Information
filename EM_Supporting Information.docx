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FE64A0" w14:textId="77777777" w:rsidR="00453F83" w:rsidRPr="003C59A1" w:rsidRDefault="00453F83" w:rsidP="003E0348">
      <w:pPr>
        <w:pStyle w:val="Default"/>
        <w:spacing w:line="480" w:lineRule="auto"/>
        <w:jc w:val="both"/>
        <w:rPr>
          <w:color w:val="auto"/>
        </w:rPr>
      </w:pPr>
    </w:p>
    <w:p w14:paraId="3AC775EE" w14:textId="12454A8F" w:rsidR="00453F83" w:rsidRPr="003C59A1" w:rsidRDefault="00453F83" w:rsidP="003E0348">
      <w:pPr>
        <w:spacing w:line="480" w:lineRule="auto"/>
        <w:jc w:val="both"/>
        <w:rPr>
          <w:rFonts w:ascii="Times New Roman" w:hAnsi="Times New Roman" w:cs="Times New Roman"/>
          <w:b/>
          <w:bCs/>
          <w:sz w:val="24"/>
          <w:szCs w:val="24"/>
        </w:rPr>
      </w:pPr>
      <w:r w:rsidRPr="003C59A1">
        <w:rPr>
          <w:rFonts w:ascii="Times New Roman" w:eastAsia="DengXian" w:hAnsi="Times New Roman" w:cs="Times New Roman"/>
          <w:sz w:val="24"/>
          <w:szCs w:val="24"/>
        </w:rPr>
        <w:t>Supporting information for</w:t>
      </w:r>
    </w:p>
    <w:p w14:paraId="3E2F8898" w14:textId="37385010" w:rsidR="00A31898" w:rsidRPr="003C59A1" w:rsidRDefault="00A31898" w:rsidP="00A31898">
      <w:pPr>
        <w:spacing w:line="480" w:lineRule="auto"/>
        <w:jc w:val="both"/>
        <w:rPr>
          <w:rFonts w:ascii="Times New Roman" w:hAnsi="Times New Roman" w:cs="Times New Roman"/>
          <w:b/>
          <w:bCs/>
          <w:szCs w:val="24"/>
        </w:rPr>
      </w:pPr>
      <w:bookmarkStart w:id="0" w:name="_Hlk114140989"/>
      <w:r w:rsidRPr="003C59A1">
        <w:rPr>
          <w:rFonts w:ascii="Times New Roman" w:hAnsi="Times New Roman" w:cs="Times New Roman"/>
          <w:b/>
          <w:bCs/>
          <w:szCs w:val="24"/>
        </w:rPr>
        <w:t>Metabolic Segregation and Characteristic Gene</w:t>
      </w:r>
      <w:r w:rsidR="00701FB2" w:rsidRPr="003C59A1">
        <w:rPr>
          <w:rFonts w:ascii="Times New Roman" w:hAnsi="Times New Roman" w:cs="Times New Roman"/>
          <w:b/>
          <w:bCs/>
          <w:szCs w:val="24"/>
        </w:rPr>
        <w:t xml:space="preserve"> Cluster</w:t>
      </w:r>
      <w:r w:rsidRPr="003C59A1">
        <w:rPr>
          <w:rFonts w:ascii="Times New Roman" w:hAnsi="Times New Roman" w:cs="Times New Roman"/>
          <w:b/>
          <w:bCs/>
          <w:szCs w:val="24"/>
        </w:rPr>
        <w:t>s of the Key Functional Populations in Anaerobic Digestion Consortia</w:t>
      </w:r>
    </w:p>
    <w:p w14:paraId="0556A241" w14:textId="3C406C7D" w:rsidR="00747614" w:rsidRPr="003C59A1" w:rsidRDefault="00747614" w:rsidP="00A31898">
      <w:pPr>
        <w:spacing w:line="480" w:lineRule="auto"/>
        <w:jc w:val="both"/>
        <w:rPr>
          <w:rFonts w:ascii="Times New Roman" w:eastAsia="DengXian" w:hAnsi="Times New Roman" w:cs="Times New Roman"/>
          <w:szCs w:val="24"/>
        </w:rPr>
      </w:pPr>
      <w:r w:rsidRPr="003C59A1">
        <w:rPr>
          <w:rFonts w:ascii="Times New Roman" w:eastAsia="DengXian" w:hAnsi="Times New Roman" w:cs="Times New Roman"/>
          <w:szCs w:val="24"/>
        </w:rPr>
        <w:t>Yubo Wang</w:t>
      </w:r>
      <w:r w:rsidRPr="003C59A1">
        <w:rPr>
          <w:rFonts w:ascii="Times New Roman" w:eastAsia="DengXian" w:hAnsi="Times New Roman" w:cs="Times New Roman"/>
          <w:szCs w:val="24"/>
          <w:vertAlign w:val="superscript"/>
        </w:rPr>
        <w:t>1,2</w:t>
      </w:r>
      <w:r w:rsidRPr="003C59A1">
        <w:rPr>
          <w:rFonts w:ascii="Times New Roman" w:eastAsia="DengXian" w:hAnsi="Times New Roman" w:cs="Times New Roman"/>
          <w:szCs w:val="24"/>
        </w:rPr>
        <w:t xml:space="preserve">, </w:t>
      </w:r>
      <w:proofErr w:type="spellStart"/>
      <w:r w:rsidRPr="003C59A1">
        <w:rPr>
          <w:rFonts w:ascii="Times New Roman" w:eastAsia="DengXian" w:hAnsi="Times New Roman" w:cs="Times New Roman"/>
          <w:szCs w:val="24"/>
        </w:rPr>
        <w:t>Ruoqun</w:t>
      </w:r>
      <w:proofErr w:type="spellEnd"/>
      <w:r w:rsidRPr="003C59A1">
        <w:rPr>
          <w:rFonts w:ascii="Times New Roman" w:eastAsia="DengXian" w:hAnsi="Times New Roman" w:cs="Times New Roman"/>
          <w:szCs w:val="24"/>
        </w:rPr>
        <w:t xml:space="preserve"> Zhang</w:t>
      </w:r>
      <w:r w:rsidRPr="003C59A1">
        <w:rPr>
          <w:rFonts w:ascii="Times New Roman" w:eastAsia="DengXian" w:hAnsi="Times New Roman" w:cs="Times New Roman"/>
          <w:szCs w:val="24"/>
          <w:vertAlign w:val="superscript"/>
        </w:rPr>
        <w:t>1</w:t>
      </w:r>
      <w:r w:rsidRPr="003C59A1">
        <w:rPr>
          <w:rFonts w:ascii="Times New Roman" w:eastAsia="DengXian" w:hAnsi="Times New Roman" w:cs="Times New Roman"/>
          <w:szCs w:val="24"/>
        </w:rPr>
        <w:t xml:space="preserve">, </w:t>
      </w:r>
      <w:proofErr w:type="spellStart"/>
      <w:r w:rsidRPr="003C59A1">
        <w:rPr>
          <w:rFonts w:ascii="Times New Roman" w:eastAsia="DengXian" w:hAnsi="Times New Roman" w:cs="Times New Roman"/>
          <w:szCs w:val="24"/>
        </w:rPr>
        <w:t>Chunxiao</w:t>
      </w:r>
      <w:proofErr w:type="spellEnd"/>
      <w:r w:rsidRPr="003C59A1">
        <w:rPr>
          <w:rFonts w:ascii="Times New Roman" w:eastAsia="DengXian" w:hAnsi="Times New Roman" w:cs="Times New Roman"/>
          <w:szCs w:val="24"/>
        </w:rPr>
        <w:t xml:space="preserve"> Wang</w:t>
      </w:r>
      <w:r w:rsidRPr="003C59A1">
        <w:rPr>
          <w:rFonts w:ascii="Times New Roman" w:eastAsia="DengXian" w:hAnsi="Times New Roman" w:cs="Times New Roman"/>
          <w:szCs w:val="24"/>
          <w:vertAlign w:val="superscript"/>
        </w:rPr>
        <w:t>2</w:t>
      </w:r>
      <w:r w:rsidRPr="003C59A1">
        <w:rPr>
          <w:rFonts w:ascii="Times New Roman" w:eastAsia="DengXian" w:hAnsi="Times New Roman" w:cs="Times New Roman"/>
          <w:szCs w:val="24"/>
        </w:rPr>
        <w:t xml:space="preserve">, </w:t>
      </w:r>
      <w:proofErr w:type="spellStart"/>
      <w:r w:rsidRPr="003C59A1">
        <w:rPr>
          <w:rFonts w:ascii="Times New Roman" w:eastAsia="DengXian" w:hAnsi="Times New Roman" w:cs="Times New Roman"/>
          <w:szCs w:val="24"/>
        </w:rPr>
        <w:t>Weifu</w:t>
      </w:r>
      <w:proofErr w:type="spellEnd"/>
      <w:r w:rsidRPr="003C59A1">
        <w:rPr>
          <w:rFonts w:ascii="Times New Roman" w:eastAsia="DengXian" w:hAnsi="Times New Roman" w:cs="Times New Roman"/>
          <w:szCs w:val="24"/>
        </w:rPr>
        <w:t xml:space="preserve"> Yan</w:t>
      </w:r>
      <w:r w:rsidRPr="003C59A1">
        <w:rPr>
          <w:rFonts w:ascii="Times New Roman" w:eastAsia="DengXian" w:hAnsi="Times New Roman" w:cs="Times New Roman"/>
          <w:szCs w:val="24"/>
          <w:vertAlign w:val="superscript"/>
        </w:rPr>
        <w:t>2</w:t>
      </w:r>
      <w:r w:rsidRPr="003C59A1">
        <w:rPr>
          <w:rFonts w:ascii="Times New Roman" w:eastAsia="DengXian" w:hAnsi="Times New Roman" w:cs="Times New Roman"/>
          <w:szCs w:val="24"/>
        </w:rPr>
        <w:t>, Tong Zhang</w:t>
      </w:r>
      <w:r w:rsidRPr="003C59A1">
        <w:rPr>
          <w:rFonts w:ascii="Times New Roman" w:eastAsia="DengXian" w:hAnsi="Times New Roman" w:cs="Times New Roman"/>
          <w:szCs w:val="24"/>
          <w:vertAlign w:val="superscript"/>
        </w:rPr>
        <w:t>2</w:t>
      </w:r>
      <w:r w:rsidRPr="003C59A1">
        <w:rPr>
          <w:rFonts w:ascii="Times New Roman" w:eastAsia="DengXian" w:hAnsi="Times New Roman" w:cs="Times New Roman"/>
          <w:szCs w:val="24"/>
        </w:rPr>
        <w:t>, Feng Ju</w:t>
      </w:r>
      <w:r w:rsidRPr="003C59A1">
        <w:rPr>
          <w:rFonts w:ascii="Times New Roman" w:eastAsia="DengXian" w:hAnsi="Times New Roman" w:cs="Times New Roman"/>
          <w:szCs w:val="24"/>
          <w:vertAlign w:val="superscript"/>
        </w:rPr>
        <w:t>1</w:t>
      </w:r>
    </w:p>
    <w:bookmarkEnd w:id="0"/>
    <w:p w14:paraId="71C383BA" w14:textId="77777777" w:rsidR="00A31898" w:rsidRPr="003C59A1" w:rsidRDefault="00A31898" w:rsidP="00A31898">
      <w:pPr>
        <w:spacing w:line="480" w:lineRule="auto"/>
        <w:jc w:val="both"/>
        <w:rPr>
          <w:rFonts w:ascii="Times New Roman" w:eastAsia="DengXian" w:hAnsi="Times New Roman" w:cs="Times New Roman"/>
          <w:szCs w:val="24"/>
        </w:rPr>
      </w:pPr>
      <w:r w:rsidRPr="003C59A1">
        <w:rPr>
          <w:rFonts w:ascii="Times New Roman" w:eastAsia="DengXian" w:hAnsi="Times New Roman" w:cs="Times New Roman"/>
          <w:szCs w:val="24"/>
        </w:rPr>
        <w:t>Author Affiliation:</w:t>
      </w:r>
    </w:p>
    <w:p w14:paraId="74A16995" w14:textId="77777777" w:rsidR="00A31898" w:rsidRPr="003C59A1" w:rsidRDefault="00A31898" w:rsidP="00A31898">
      <w:pPr>
        <w:autoSpaceDE w:val="0"/>
        <w:autoSpaceDN w:val="0"/>
        <w:adjustRightInd w:val="0"/>
        <w:spacing w:line="480" w:lineRule="auto"/>
        <w:jc w:val="both"/>
        <w:rPr>
          <w:rFonts w:ascii="Times New Roman" w:eastAsia="DengXian" w:hAnsi="Times New Roman" w:cs="Times New Roman"/>
          <w:szCs w:val="24"/>
        </w:rPr>
      </w:pPr>
      <w:r w:rsidRPr="003C59A1">
        <w:rPr>
          <w:rFonts w:ascii="Times New Roman" w:eastAsia="DengXian" w:hAnsi="Times New Roman" w:cs="Times New Roman"/>
          <w:szCs w:val="24"/>
        </w:rPr>
        <w:t xml:space="preserve">1. </w:t>
      </w:r>
      <w:r w:rsidRPr="003C59A1">
        <w:rPr>
          <w:rFonts w:ascii="Times New Roman" w:hAnsi="Times New Roman" w:cs="Times New Roman"/>
          <w:szCs w:val="24"/>
        </w:rPr>
        <w:t>Institute of Advanced Technology, Westlake Institute for Advanced Study, Hangzhou 310024, Zhejiang Province, China</w:t>
      </w:r>
      <w:r w:rsidRPr="003C59A1">
        <w:rPr>
          <w:rFonts w:ascii="Times New Roman" w:eastAsia="DengXian" w:hAnsi="Times New Roman" w:cs="Times New Roman"/>
          <w:szCs w:val="24"/>
        </w:rPr>
        <w:t xml:space="preserve"> </w:t>
      </w:r>
    </w:p>
    <w:p w14:paraId="6F5C726F" w14:textId="3BCB8584" w:rsidR="00A31898" w:rsidRPr="003C59A1" w:rsidRDefault="00A31898" w:rsidP="00A31898">
      <w:pPr>
        <w:autoSpaceDE w:val="0"/>
        <w:autoSpaceDN w:val="0"/>
        <w:adjustRightInd w:val="0"/>
        <w:spacing w:line="480" w:lineRule="auto"/>
        <w:jc w:val="both"/>
        <w:rPr>
          <w:rFonts w:ascii="Times New Roman" w:eastAsia="DengXian" w:hAnsi="Times New Roman" w:cs="Times New Roman"/>
          <w:szCs w:val="24"/>
        </w:rPr>
      </w:pPr>
      <w:r w:rsidRPr="003C59A1">
        <w:rPr>
          <w:rFonts w:ascii="Times New Roman" w:eastAsia="DengXian" w:hAnsi="Times New Roman" w:cs="Times New Roman"/>
          <w:szCs w:val="24"/>
        </w:rPr>
        <w:t xml:space="preserve">2. Environmental Microbiome Engineering and Biotechnology Laboratory, The University of Hong Kong, </w:t>
      </w:r>
      <w:proofErr w:type="spellStart"/>
      <w:r w:rsidRPr="003C59A1">
        <w:rPr>
          <w:rFonts w:ascii="Times New Roman" w:eastAsia="DengXian" w:hAnsi="Times New Roman" w:cs="Times New Roman"/>
          <w:szCs w:val="24"/>
        </w:rPr>
        <w:t>Pokfulam</w:t>
      </w:r>
      <w:proofErr w:type="spellEnd"/>
      <w:r w:rsidRPr="003C59A1">
        <w:rPr>
          <w:rFonts w:ascii="Times New Roman" w:eastAsia="DengXian" w:hAnsi="Times New Roman" w:cs="Times New Roman"/>
          <w:szCs w:val="24"/>
        </w:rPr>
        <w:t xml:space="preserve">, </w:t>
      </w:r>
      <w:r w:rsidR="00DD788A" w:rsidRPr="003C59A1">
        <w:rPr>
          <w:rFonts w:ascii="Times New Roman" w:eastAsia="DengXian" w:hAnsi="Times New Roman" w:cs="Times New Roman"/>
          <w:szCs w:val="24"/>
        </w:rPr>
        <w:t>Hong Kong</w:t>
      </w:r>
    </w:p>
    <w:p w14:paraId="489F0F86" w14:textId="77777777" w:rsidR="00A31898" w:rsidRPr="003C59A1" w:rsidRDefault="00A31898" w:rsidP="00A31898">
      <w:pPr>
        <w:pStyle w:val="Default"/>
        <w:spacing w:line="480" w:lineRule="auto"/>
        <w:rPr>
          <w:color w:val="auto"/>
        </w:rPr>
      </w:pPr>
    </w:p>
    <w:p w14:paraId="1AC4E3C8" w14:textId="35466676" w:rsidR="00B92759" w:rsidRPr="003C59A1" w:rsidRDefault="00B92759" w:rsidP="00A31898">
      <w:pPr>
        <w:rPr>
          <w:rFonts w:ascii="Times New Roman" w:eastAsia="DengXian" w:hAnsi="Times New Roman" w:cs="Times New Roman"/>
          <w:szCs w:val="24"/>
        </w:rPr>
      </w:pPr>
      <w:r w:rsidRPr="003C59A1">
        <w:rPr>
          <w:rFonts w:ascii="Times New Roman" w:eastAsia="DengXian" w:hAnsi="Times New Roman" w:cs="Times New Roman"/>
          <w:sz w:val="24"/>
          <w:szCs w:val="24"/>
        </w:rPr>
        <w:br w:type="page"/>
      </w:r>
    </w:p>
    <w:p w14:paraId="349509E7" w14:textId="3B5265B3" w:rsidR="00784FBA" w:rsidRPr="003C59A1" w:rsidRDefault="0032174F" w:rsidP="00784FBA">
      <w:pPr>
        <w:spacing w:line="480" w:lineRule="auto"/>
        <w:jc w:val="both"/>
        <w:rPr>
          <w:rFonts w:ascii="Times New Roman" w:hAnsi="Times New Roman" w:cs="Times New Roman"/>
          <w:b/>
          <w:sz w:val="24"/>
          <w:szCs w:val="24"/>
        </w:rPr>
      </w:pPr>
      <w:r w:rsidRPr="003C59A1">
        <w:rPr>
          <w:rFonts w:ascii="Times New Roman" w:hAnsi="Times New Roman" w:cs="Times New Roman"/>
          <w:b/>
          <w:sz w:val="24"/>
          <w:szCs w:val="24"/>
        </w:rPr>
        <w:lastRenderedPageBreak/>
        <w:t>SUPPORTING INFORMATION</w:t>
      </w:r>
    </w:p>
    <w:p w14:paraId="0D56C030" w14:textId="34D23964" w:rsidR="00784FBA" w:rsidRPr="003C59A1" w:rsidRDefault="003B34BD" w:rsidP="00784FBA">
      <w:pPr>
        <w:widowControl w:val="0"/>
        <w:spacing w:after="0" w:line="480" w:lineRule="auto"/>
        <w:jc w:val="both"/>
        <w:rPr>
          <w:rFonts w:ascii="Times New Roman" w:eastAsia="DengXian" w:hAnsi="Times New Roman" w:cs="Times New Roman"/>
          <w:b/>
          <w:i/>
          <w:szCs w:val="24"/>
        </w:rPr>
      </w:pPr>
      <w:r w:rsidRPr="003C59A1">
        <w:rPr>
          <w:rFonts w:ascii="Times New Roman" w:eastAsia="DengXian" w:hAnsi="Times New Roman" w:cs="Times New Roman"/>
          <w:b/>
          <w:i/>
          <w:szCs w:val="24"/>
        </w:rPr>
        <w:t xml:space="preserve">Seed sludge </w:t>
      </w:r>
      <w:r w:rsidR="00CA6388" w:rsidRPr="003C59A1">
        <w:rPr>
          <w:rFonts w:ascii="Times New Roman" w:eastAsia="DengXian" w:hAnsi="Times New Roman" w:cs="Times New Roman"/>
          <w:b/>
          <w:i/>
          <w:szCs w:val="24"/>
        </w:rPr>
        <w:t>used</w:t>
      </w:r>
    </w:p>
    <w:p w14:paraId="60157B7D" w14:textId="77777777" w:rsidR="007C01CF" w:rsidRPr="003C59A1" w:rsidRDefault="003B34BD" w:rsidP="00784FBA">
      <w:pPr>
        <w:spacing w:line="480" w:lineRule="auto"/>
        <w:jc w:val="both"/>
        <w:rPr>
          <w:rFonts w:ascii="Times New Roman" w:eastAsia="DengXian" w:hAnsi="Times New Roman" w:cs="Times New Roman"/>
          <w:szCs w:val="24"/>
        </w:rPr>
      </w:pPr>
      <w:r w:rsidRPr="003C59A1">
        <w:rPr>
          <w:rFonts w:ascii="Times New Roman" w:eastAsia="DengXian" w:hAnsi="Times New Roman" w:cs="Times New Roman"/>
          <w:szCs w:val="24"/>
        </w:rPr>
        <w:t xml:space="preserve">AD is not commonly adopted in wastewater treatment plants in mainland China, and no anaerobic digestion sludge is available as seed at the time, so we started with surplus sludge for the enrichment of anaerobic digestion microbiome. </w:t>
      </w:r>
      <w:r w:rsidR="00171CBC" w:rsidRPr="003C59A1">
        <w:rPr>
          <w:rFonts w:ascii="Times New Roman" w:eastAsia="DengXian" w:hAnsi="Times New Roman" w:cs="Times New Roman"/>
          <w:szCs w:val="24"/>
        </w:rPr>
        <w:t xml:space="preserve">The inoculum used in this enrichment experiment was surplus sludge sampled from Chengxi wastewater treatment plant (Hangzhou, China). </w:t>
      </w:r>
    </w:p>
    <w:p w14:paraId="5DA5AABC" w14:textId="0E6F5CA9" w:rsidR="005C28D4" w:rsidRPr="003C59A1" w:rsidRDefault="005C28D4" w:rsidP="005C28D4">
      <w:pPr>
        <w:spacing w:line="480" w:lineRule="auto"/>
        <w:jc w:val="both"/>
        <w:rPr>
          <w:rFonts w:ascii="Times New Roman" w:eastAsia="Times New Roman" w:hAnsi="Times New Roman" w:cs="Times New Roman"/>
          <w:b/>
          <w:i/>
          <w:szCs w:val="24"/>
        </w:rPr>
      </w:pPr>
      <w:r w:rsidRPr="003C59A1">
        <w:rPr>
          <w:rFonts w:ascii="Times New Roman" w:eastAsia="Times New Roman" w:hAnsi="Times New Roman" w:cs="Times New Roman"/>
          <w:b/>
          <w:i/>
          <w:szCs w:val="24"/>
        </w:rPr>
        <w:t>Physiochemical characterization of the biogas contents and the volatile fatty acids</w:t>
      </w:r>
    </w:p>
    <w:p w14:paraId="3793DFAA" w14:textId="2E8EDBF1" w:rsidR="005C28D4" w:rsidRPr="003C59A1" w:rsidRDefault="005C28D4" w:rsidP="005C28D4">
      <w:pPr>
        <w:spacing w:line="480" w:lineRule="auto"/>
        <w:jc w:val="both"/>
        <w:rPr>
          <w:rFonts w:ascii="Times New Roman" w:hAnsi="Times New Roman" w:cs="Times New Roman"/>
          <w:szCs w:val="24"/>
        </w:rPr>
      </w:pPr>
      <w:r w:rsidRPr="003C59A1">
        <w:rPr>
          <w:rFonts w:ascii="Times New Roman" w:hAnsi="Times New Roman" w:cs="Times New Roman"/>
          <w:szCs w:val="24"/>
        </w:rPr>
        <w:t>Contents of H</w:t>
      </w:r>
      <w:r w:rsidRPr="003C59A1">
        <w:rPr>
          <w:rFonts w:ascii="Times New Roman" w:hAnsi="Times New Roman" w:cs="Times New Roman"/>
          <w:szCs w:val="24"/>
          <w:vertAlign w:val="subscript"/>
        </w:rPr>
        <w:t>2</w:t>
      </w:r>
      <w:r w:rsidRPr="003C59A1">
        <w:rPr>
          <w:rFonts w:ascii="Times New Roman" w:hAnsi="Times New Roman" w:cs="Times New Roman"/>
          <w:szCs w:val="24"/>
        </w:rPr>
        <w:t>, CO</w:t>
      </w:r>
      <w:r w:rsidRPr="003C59A1">
        <w:rPr>
          <w:rFonts w:ascii="Times New Roman" w:hAnsi="Times New Roman" w:cs="Times New Roman"/>
          <w:szCs w:val="24"/>
          <w:vertAlign w:val="subscript"/>
        </w:rPr>
        <w:t>2</w:t>
      </w:r>
      <w:r w:rsidRPr="003C59A1">
        <w:rPr>
          <w:rFonts w:ascii="Times New Roman" w:hAnsi="Times New Roman" w:cs="Times New Roman"/>
          <w:szCs w:val="24"/>
        </w:rPr>
        <w:t xml:space="preserve"> and CH</w:t>
      </w:r>
      <w:r w:rsidRPr="003C59A1">
        <w:rPr>
          <w:rFonts w:ascii="Times New Roman" w:hAnsi="Times New Roman" w:cs="Times New Roman"/>
          <w:szCs w:val="24"/>
          <w:vertAlign w:val="subscript"/>
        </w:rPr>
        <w:t>4</w:t>
      </w:r>
      <w:r w:rsidRPr="003C59A1">
        <w:rPr>
          <w:rFonts w:ascii="Times New Roman" w:hAnsi="Times New Roman" w:cs="Times New Roman"/>
          <w:szCs w:val="24"/>
        </w:rPr>
        <w:t xml:space="preserve"> were measured by a gas chromatograph (GC) (Agilent 7890B, California, USA) equipped with a thermal conductivity detector, and a 2 m × 2 mm (inside diameter) stainless steel column packed with Porapak N (80–100 mesh). Injector, detector and column temperatures were kept at 57 </w:t>
      </w:r>
      <w:r w:rsidRPr="003C59A1">
        <w:rPr>
          <w:rFonts w:ascii="Times New Roman" w:hAnsi="Times New Roman" w:cs="Times New Roman"/>
          <w:position w:val="6"/>
          <w:szCs w:val="24"/>
        </w:rPr>
        <w:t>◦</w:t>
      </w:r>
      <w:r w:rsidRPr="003C59A1">
        <w:rPr>
          <w:rFonts w:ascii="Times New Roman" w:hAnsi="Times New Roman" w:cs="Times New Roman"/>
          <w:szCs w:val="24"/>
        </w:rPr>
        <w:t xml:space="preserve">C, 200 </w:t>
      </w:r>
      <w:r w:rsidRPr="003C59A1">
        <w:rPr>
          <w:rFonts w:ascii="Times New Roman" w:hAnsi="Times New Roman" w:cs="Times New Roman"/>
          <w:position w:val="6"/>
          <w:szCs w:val="24"/>
        </w:rPr>
        <w:t>◦</w:t>
      </w:r>
      <w:r w:rsidRPr="003C59A1">
        <w:rPr>
          <w:rFonts w:ascii="Times New Roman" w:hAnsi="Times New Roman" w:cs="Times New Roman"/>
          <w:szCs w:val="24"/>
        </w:rPr>
        <w:t xml:space="preserve">C and 60 </w:t>
      </w:r>
      <w:r w:rsidRPr="003C59A1">
        <w:rPr>
          <w:rFonts w:ascii="Times New Roman" w:hAnsi="Times New Roman" w:cs="Times New Roman"/>
          <w:position w:val="6"/>
          <w:szCs w:val="24"/>
        </w:rPr>
        <w:t>◦</w:t>
      </w:r>
      <w:r w:rsidRPr="003C59A1">
        <w:rPr>
          <w:rFonts w:ascii="Times New Roman" w:hAnsi="Times New Roman" w:cs="Times New Roman"/>
          <w:szCs w:val="24"/>
        </w:rPr>
        <w:t>C, respectively. Nitrogen gas was used as the carrier gas at a flow rate of 30 mL/min. Standard curves established in this study covered H</w:t>
      </w:r>
      <w:r w:rsidRPr="003C59A1">
        <w:rPr>
          <w:rFonts w:ascii="Times New Roman" w:hAnsi="Times New Roman" w:cs="Times New Roman"/>
          <w:szCs w:val="24"/>
          <w:vertAlign w:val="subscript"/>
        </w:rPr>
        <w:t>2</w:t>
      </w:r>
      <w:r w:rsidRPr="003C59A1">
        <w:rPr>
          <w:rFonts w:ascii="Times New Roman" w:hAnsi="Times New Roman" w:cs="Times New Roman"/>
          <w:szCs w:val="24"/>
        </w:rPr>
        <w:t xml:space="preserve"> concentrations in the range of 10</w:t>
      </w:r>
      <w:r w:rsidR="00590E94" w:rsidRPr="003C59A1">
        <w:rPr>
          <w:rFonts w:ascii="Times New Roman" w:hAnsi="Times New Roman" w:cs="Times New Roman"/>
          <w:szCs w:val="24"/>
        </w:rPr>
        <w:t>0</w:t>
      </w:r>
      <w:r w:rsidRPr="003C59A1">
        <w:rPr>
          <w:rFonts w:ascii="Times New Roman" w:hAnsi="Times New Roman" w:cs="Times New Roman"/>
          <w:szCs w:val="24"/>
        </w:rPr>
        <w:t xml:space="preserve"> ppm-</w:t>
      </w:r>
      <w:r w:rsidR="00590E94" w:rsidRPr="003C59A1">
        <w:rPr>
          <w:rFonts w:ascii="Times New Roman" w:hAnsi="Times New Roman" w:cs="Times New Roman"/>
          <w:szCs w:val="24"/>
        </w:rPr>
        <w:t>20,000</w:t>
      </w:r>
      <w:r w:rsidRPr="003C59A1">
        <w:rPr>
          <w:rFonts w:ascii="Times New Roman" w:hAnsi="Times New Roman" w:cs="Times New Roman"/>
          <w:szCs w:val="24"/>
        </w:rPr>
        <w:t xml:space="preserve"> ppm</w:t>
      </w:r>
      <w:r w:rsidR="00590E94" w:rsidRPr="003C59A1">
        <w:rPr>
          <w:rFonts w:ascii="Times New Roman" w:hAnsi="Times New Roman" w:cs="Times New Roman"/>
          <w:szCs w:val="24"/>
        </w:rPr>
        <w:t xml:space="preserve">, </w:t>
      </w:r>
      <w:r w:rsidRPr="003C59A1">
        <w:rPr>
          <w:rFonts w:ascii="Times New Roman" w:hAnsi="Times New Roman" w:cs="Times New Roman"/>
          <w:szCs w:val="24"/>
        </w:rPr>
        <w:t>CO</w:t>
      </w:r>
      <w:r w:rsidRPr="003C59A1">
        <w:rPr>
          <w:rFonts w:ascii="Times New Roman" w:hAnsi="Times New Roman" w:cs="Times New Roman"/>
          <w:szCs w:val="24"/>
          <w:vertAlign w:val="subscript"/>
        </w:rPr>
        <w:t>2</w:t>
      </w:r>
      <w:r w:rsidRPr="003C59A1">
        <w:rPr>
          <w:rFonts w:ascii="Times New Roman" w:hAnsi="Times New Roman" w:cs="Times New Roman"/>
          <w:szCs w:val="24"/>
        </w:rPr>
        <w:t xml:space="preserve"> content in the range of 20%-80%, and CH</w:t>
      </w:r>
      <w:r w:rsidRPr="003C59A1">
        <w:rPr>
          <w:rFonts w:ascii="Times New Roman" w:hAnsi="Times New Roman" w:cs="Times New Roman"/>
          <w:szCs w:val="24"/>
          <w:vertAlign w:val="subscript"/>
        </w:rPr>
        <w:t xml:space="preserve">4 </w:t>
      </w:r>
      <w:r w:rsidRPr="003C59A1">
        <w:rPr>
          <w:rFonts w:ascii="Times New Roman" w:hAnsi="Times New Roman" w:cs="Times New Roman"/>
          <w:szCs w:val="24"/>
        </w:rPr>
        <w:t>content in the range of 20%-80%.</w:t>
      </w:r>
    </w:p>
    <w:p w14:paraId="3EF84FC7" w14:textId="16D1895C" w:rsidR="005C28D4" w:rsidRPr="003C59A1" w:rsidRDefault="005C28D4" w:rsidP="005C28D4">
      <w:pPr>
        <w:spacing w:line="480" w:lineRule="auto"/>
        <w:ind w:firstLine="480"/>
        <w:jc w:val="both"/>
        <w:rPr>
          <w:rFonts w:ascii="Times New Roman" w:hAnsi="Times New Roman" w:cs="Times New Roman"/>
          <w:szCs w:val="24"/>
        </w:rPr>
      </w:pPr>
      <w:r w:rsidRPr="003C59A1">
        <w:rPr>
          <w:rFonts w:ascii="Times New Roman" w:hAnsi="Times New Roman" w:cs="Times New Roman"/>
          <w:szCs w:val="24"/>
        </w:rPr>
        <w:t xml:space="preserve">Concentrations of </w:t>
      </w:r>
      <w:r w:rsidRPr="003C59A1">
        <w:rPr>
          <w:rFonts w:ascii="Times New Roman" w:eastAsia="Times New Roman" w:hAnsi="Times New Roman" w:cs="Times New Roman"/>
          <w:szCs w:val="24"/>
        </w:rPr>
        <w:t>volatile fatty acids</w:t>
      </w:r>
      <w:r w:rsidRPr="003C59A1">
        <w:rPr>
          <w:rFonts w:ascii="Times New Roman" w:hAnsi="Times New Roman" w:cs="Times New Roman"/>
          <w:szCs w:val="24"/>
        </w:rPr>
        <w:t xml:space="preserve"> (VFAs)</w:t>
      </w:r>
      <w:r w:rsidR="00641D6E" w:rsidRPr="003C59A1">
        <w:rPr>
          <w:rFonts w:ascii="Times New Roman" w:hAnsi="Times New Roman" w:cs="Times New Roman"/>
          <w:szCs w:val="24"/>
        </w:rPr>
        <w:t xml:space="preserve">, i.e., formate, acetate, n-butyrate, iso-butyrate, and propionate </w:t>
      </w:r>
      <w:r w:rsidRPr="003C59A1">
        <w:rPr>
          <w:rFonts w:ascii="Times New Roman" w:hAnsi="Times New Roman" w:cs="Times New Roman"/>
          <w:szCs w:val="24"/>
        </w:rPr>
        <w:t xml:space="preserve">were measured by the same GC, with a flame ionization detector and a 10 m × 0.53 mm HP- FFAP fused-silica capillary column </w:t>
      </w:r>
      <w:r w:rsidRPr="003C59A1">
        <w:rPr>
          <w:rFonts w:ascii="Times New Roman" w:hAnsi="Times New Roman" w:cs="Times New Roman"/>
          <w:szCs w:val="24"/>
        </w:rPr>
        <w:fldChar w:fldCharType="begin"/>
      </w:r>
      <w:r w:rsidR="003C59A1" w:rsidRPr="003C59A1">
        <w:rPr>
          <w:rFonts w:ascii="Times New Roman" w:hAnsi="Times New Roman" w:cs="Times New Roman"/>
          <w:szCs w:val="24"/>
        </w:rPr>
        <w:instrText xml:space="preserve"> ADDIN EN.CITE &lt;EndNote&gt;&lt;Cite&gt;&lt;Author&gt;Fang&lt;/Author&gt;&lt;Year&gt;2006&lt;/Year&gt;&lt;RecNum&gt;48&lt;/RecNum&gt;&lt;DisplayText&gt;[1]&lt;/DisplayText&gt;&lt;record&gt;&lt;rec-number&gt;48&lt;/rec-number&gt;&lt;foreign-keys&gt;&lt;key app="EN" db-id="daraefvw4059ewefatopxeeata2xdrw5wve2" timestamp="1661910394"&gt;48&lt;/key&gt;&lt;/foreign-keys&gt;&lt;ref-type name="Journal Article"&gt;17&lt;/ref-type&gt;&lt;contributors&gt;&lt;authors&gt;&lt;author&gt;Fang, H.&lt;/author&gt;&lt;author&gt;Li, C.&lt;/author&gt;&lt;author&gt;Zhang, T.&lt;/author&gt;&lt;/authors&gt;&lt;/contributors&gt;&lt;titles&gt;&lt;title&gt;Acidophilic biohydrogen production from rice slurry&lt;/title&gt;&lt;secondary-title&gt;International Journal of Hydrogen Energy&lt;/secondary-title&gt;&lt;/titles&gt;&lt;pages&gt;683-692&lt;/pages&gt;&lt;volume&gt;31&lt;/volume&gt;&lt;number&gt;6&lt;/number&gt;&lt;section&gt;683&lt;/section&gt;&lt;dates&gt;&lt;year&gt;2006&lt;/year&gt;&lt;/dates&gt;&lt;isbn&gt;03603199&lt;/isbn&gt;&lt;urls&gt;&lt;/urls&gt;&lt;electronic-resource-num&gt;10.1016/j.ijhydene.2005.07.005&lt;/electronic-resource-num&gt;&lt;/record&gt;&lt;/Cite&gt;&lt;/EndNote&gt;</w:instrText>
      </w:r>
      <w:r w:rsidRPr="003C59A1">
        <w:rPr>
          <w:rFonts w:ascii="Times New Roman" w:hAnsi="Times New Roman" w:cs="Times New Roman"/>
          <w:szCs w:val="24"/>
        </w:rPr>
        <w:fldChar w:fldCharType="separate"/>
      </w:r>
      <w:r w:rsidR="003C59A1" w:rsidRPr="003C59A1">
        <w:rPr>
          <w:rFonts w:ascii="Times New Roman" w:hAnsi="Times New Roman" w:cs="Times New Roman"/>
          <w:noProof/>
          <w:szCs w:val="24"/>
        </w:rPr>
        <w:t>[1]</w:t>
      </w:r>
      <w:r w:rsidRPr="003C59A1">
        <w:rPr>
          <w:rFonts w:ascii="Times New Roman" w:hAnsi="Times New Roman" w:cs="Times New Roman"/>
          <w:szCs w:val="24"/>
        </w:rPr>
        <w:fldChar w:fldCharType="end"/>
      </w:r>
      <w:r w:rsidRPr="003C59A1">
        <w:rPr>
          <w:rFonts w:ascii="Times New Roman" w:hAnsi="Times New Roman" w:cs="Times New Roman"/>
          <w:szCs w:val="24"/>
        </w:rPr>
        <w:t xml:space="preserve">. Initial temperature of the column was 70 </w:t>
      </w:r>
      <w:r w:rsidRPr="003C59A1">
        <w:rPr>
          <w:rFonts w:ascii="Times New Roman" w:hAnsi="Times New Roman" w:cs="Times New Roman"/>
          <w:szCs w:val="24"/>
          <w:vertAlign w:val="superscript"/>
        </w:rPr>
        <w:t>o</w:t>
      </w:r>
      <w:r w:rsidRPr="003C59A1">
        <w:rPr>
          <w:rFonts w:ascii="Times New Roman" w:hAnsi="Times New Roman" w:cs="Times New Roman"/>
          <w:szCs w:val="24"/>
        </w:rPr>
        <w:t xml:space="preserve">C for 3 min, followed with a ramp of 5 </w:t>
      </w:r>
      <w:r w:rsidRPr="003C59A1">
        <w:rPr>
          <w:rFonts w:ascii="Times New Roman" w:hAnsi="Times New Roman" w:cs="Times New Roman"/>
          <w:szCs w:val="24"/>
          <w:vertAlign w:val="superscript"/>
        </w:rPr>
        <w:t>o</w:t>
      </w:r>
      <w:r w:rsidRPr="003C59A1">
        <w:rPr>
          <w:rFonts w:ascii="Times New Roman" w:hAnsi="Times New Roman" w:cs="Times New Roman"/>
          <w:szCs w:val="24"/>
        </w:rPr>
        <w:t xml:space="preserve">C/min to 80 </w:t>
      </w:r>
      <w:r w:rsidRPr="003C59A1">
        <w:rPr>
          <w:rFonts w:ascii="Times New Roman" w:hAnsi="Times New Roman" w:cs="Times New Roman"/>
          <w:szCs w:val="24"/>
          <w:vertAlign w:val="superscript"/>
        </w:rPr>
        <w:t>o</w:t>
      </w:r>
      <w:r w:rsidRPr="003C59A1">
        <w:rPr>
          <w:rFonts w:ascii="Times New Roman" w:hAnsi="Times New Roman" w:cs="Times New Roman"/>
          <w:szCs w:val="24"/>
        </w:rPr>
        <w:t xml:space="preserve">C for 2 min, a second ramp of 10 </w:t>
      </w:r>
      <w:r w:rsidRPr="003C59A1">
        <w:rPr>
          <w:rFonts w:ascii="Times New Roman" w:hAnsi="Times New Roman" w:cs="Times New Roman"/>
          <w:szCs w:val="24"/>
          <w:vertAlign w:val="superscript"/>
        </w:rPr>
        <w:t>o</w:t>
      </w:r>
      <w:r w:rsidRPr="003C59A1">
        <w:rPr>
          <w:rFonts w:ascii="Times New Roman" w:hAnsi="Times New Roman" w:cs="Times New Roman"/>
          <w:szCs w:val="24"/>
        </w:rPr>
        <w:t xml:space="preserve">C/min was followed to achieve a final column temperature of 120 </w:t>
      </w:r>
      <w:r w:rsidRPr="003C59A1">
        <w:rPr>
          <w:rFonts w:ascii="Times New Roman" w:hAnsi="Times New Roman" w:cs="Times New Roman"/>
          <w:szCs w:val="24"/>
          <w:vertAlign w:val="superscript"/>
        </w:rPr>
        <w:t>o</w:t>
      </w:r>
      <w:r w:rsidRPr="003C59A1">
        <w:rPr>
          <w:rFonts w:ascii="Times New Roman" w:hAnsi="Times New Roman" w:cs="Times New Roman"/>
          <w:szCs w:val="24"/>
        </w:rPr>
        <w:t xml:space="preserve">C for 1 min. Temperatures of the injector and detector were 200 and 250 </w:t>
      </w:r>
      <w:r w:rsidRPr="003C59A1">
        <w:rPr>
          <w:rFonts w:ascii="Times New Roman" w:hAnsi="Times New Roman" w:cs="Times New Roman"/>
          <w:szCs w:val="24"/>
          <w:vertAlign w:val="superscript"/>
        </w:rPr>
        <w:t>o</w:t>
      </w:r>
      <w:r w:rsidRPr="003C59A1">
        <w:rPr>
          <w:rFonts w:ascii="Times New Roman" w:hAnsi="Times New Roman" w:cs="Times New Roman"/>
          <w:szCs w:val="24"/>
        </w:rPr>
        <w:t xml:space="preserve">C, respectively. Nitrogen was used as the carrier gas at a flow rate of 25 mL/min, and the flow rates of air and hydrogen gas were 400 ml/min and 40 ml/min, respectively. VFAs </w:t>
      </w:r>
      <w:r w:rsidR="003C59A1" w:rsidRPr="003C59A1">
        <w:rPr>
          <w:rFonts w:ascii="Times New Roman" w:hAnsi="Times New Roman" w:cs="Times New Roman"/>
          <w:szCs w:val="24"/>
        </w:rPr>
        <w:t>analysed</w:t>
      </w:r>
      <w:r w:rsidRPr="003C59A1">
        <w:rPr>
          <w:rFonts w:ascii="Times New Roman" w:hAnsi="Times New Roman" w:cs="Times New Roman"/>
          <w:szCs w:val="24"/>
        </w:rPr>
        <w:t xml:space="preserve"> in this study included</w:t>
      </w:r>
      <w:r w:rsidR="003C59A1" w:rsidRPr="003C59A1">
        <w:rPr>
          <w:rFonts w:ascii="Times New Roman" w:hAnsi="Times New Roman" w:cs="Times New Roman"/>
          <w:szCs w:val="24"/>
        </w:rPr>
        <w:t xml:space="preserve"> </w:t>
      </w:r>
      <w:r w:rsidRPr="003C59A1">
        <w:rPr>
          <w:rFonts w:ascii="Times New Roman" w:hAnsi="Times New Roman" w:cs="Times New Roman"/>
          <w:szCs w:val="24"/>
        </w:rPr>
        <w:t xml:space="preserve">acetate, propionate and n-butyrate and iso-butyrate. Before being processed for VFA measurement, 1.5 mL mixed liquor sampled from the AD reactor was filtered through a 0.45 </w:t>
      </w:r>
      <w:r w:rsidRPr="003C59A1">
        <w:rPr>
          <w:rFonts w:ascii="Times New Roman" w:hAnsi="Times New Roman" w:cs="Times New Roman"/>
          <w:szCs w:val="24"/>
        </w:rPr>
        <w:sym w:font="Symbol" w:char="F06D"/>
      </w:r>
      <w:r w:rsidRPr="003C59A1">
        <w:rPr>
          <w:rFonts w:ascii="Times New Roman" w:hAnsi="Times New Roman" w:cs="Times New Roman"/>
          <w:szCs w:val="24"/>
        </w:rPr>
        <w:t>m membrane filter.</w:t>
      </w:r>
    </w:p>
    <w:p w14:paraId="62B9619A" w14:textId="14A54586" w:rsidR="002301D3" w:rsidRPr="003C59A1" w:rsidRDefault="002301D3" w:rsidP="002301D3">
      <w:pPr>
        <w:spacing w:line="480" w:lineRule="auto"/>
        <w:jc w:val="both"/>
        <w:rPr>
          <w:rFonts w:ascii="Times New Roman" w:eastAsia="Times New Roman" w:hAnsi="Times New Roman" w:cs="Times New Roman"/>
          <w:b/>
          <w:i/>
          <w:szCs w:val="24"/>
        </w:rPr>
      </w:pPr>
      <w:r w:rsidRPr="003C59A1">
        <w:rPr>
          <w:rFonts w:ascii="Times New Roman" w:eastAsia="Times New Roman" w:hAnsi="Times New Roman" w:cs="Times New Roman"/>
          <w:b/>
          <w:i/>
          <w:szCs w:val="24"/>
        </w:rPr>
        <w:t>Quality filtration of the meta-omics sequencing data</w:t>
      </w:r>
    </w:p>
    <w:p w14:paraId="1B88919D" w14:textId="050E567F" w:rsidR="002301D3" w:rsidRPr="003C59A1" w:rsidRDefault="002301D3" w:rsidP="002301D3">
      <w:pPr>
        <w:spacing w:line="480" w:lineRule="auto"/>
        <w:jc w:val="both"/>
        <w:rPr>
          <w:rFonts w:ascii="Times New Roman" w:hAnsi="Times New Roman" w:cs="Times New Roman"/>
          <w:szCs w:val="24"/>
        </w:rPr>
      </w:pPr>
      <w:r w:rsidRPr="003C59A1">
        <w:rPr>
          <w:rFonts w:ascii="Times New Roman" w:hAnsi="Times New Roman" w:cs="Times New Roman"/>
          <w:szCs w:val="24"/>
        </w:rPr>
        <w:lastRenderedPageBreak/>
        <w:t xml:space="preserve">Quality filtration of the metagenome sequencing data is as follows: </w:t>
      </w:r>
      <w:hyperlink r:id="rId8" w:history="1">
        <w:r w:rsidRPr="003C59A1">
          <w:rPr>
            <w:rFonts w:ascii="Times New Roman" w:hAnsi="Times New Roman" w:cs="Times New Roman"/>
            <w:szCs w:val="24"/>
          </w:rPr>
          <w:t>Cutadapt</w:t>
        </w:r>
      </w:hyperlink>
      <w:r w:rsidRPr="003C59A1">
        <w:rPr>
          <w:rFonts w:ascii="Times New Roman" w:hAnsi="Times New Roman" w:cs="Times New Roman"/>
          <w:szCs w:val="24"/>
        </w:rPr>
        <w:t xml:space="preserve"> (v1.17) finds and removes the 3’ sequencing adapter from the high-throughput sequencing reads </w:t>
      </w:r>
      <w:r w:rsidRPr="003C59A1">
        <w:rPr>
          <w:rFonts w:ascii="Times New Roman" w:hAnsi="Times New Roman" w:cs="Times New Roman"/>
          <w:szCs w:val="24"/>
        </w:rPr>
        <w:fldChar w:fldCharType="begin"/>
      </w:r>
      <w:r w:rsidR="003C59A1" w:rsidRPr="003C59A1">
        <w:rPr>
          <w:rFonts w:ascii="Times New Roman" w:hAnsi="Times New Roman" w:cs="Times New Roman"/>
          <w:szCs w:val="24"/>
        </w:rPr>
        <w:instrText xml:space="preserve"> ADDIN EN.CITE &lt;EndNote&gt;&lt;Cite&gt;&lt;Author&gt;Martin&lt;/Author&gt;&lt;Year&gt;2011&lt;/Year&gt;&lt;RecNum&gt;50&lt;/RecNum&gt;&lt;DisplayText&gt;[2]&lt;/DisplayText&gt;&lt;record&gt;&lt;rec-number&gt;50&lt;/rec-number&gt;&lt;foreign-keys&gt;&lt;key app="EN" db-id="daraefvw4059ewefatopxeeata2xdrw5wve2" timestamp="1661925891"&gt;50&lt;/key&gt;&lt;/foreign-keys&gt;&lt;ref-type name="Journal Article"&gt;17&lt;/ref-type&gt;&lt;contributors&gt;&lt;authors&gt;&lt;author&gt;Marcel Martin&lt;/author&gt;&lt;/authors&gt;&lt;/contributors&gt;&lt;titles&gt;&lt;title&gt;Cutadapt removes adapter sequences from high-throughput sequencing reads&lt;/title&gt;&lt;secondary-title&gt;EMBnet.journal&lt;/secondary-title&gt;&lt;/titles&gt;&lt;pages&gt;10-12&lt;/pages&gt;&lt;dates&gt;&lt;year&gt;2011&lt;/year&gt;&lt;/dates&gt;&lt;urls&gt;&lt;/urls&gt;&lt;/record&gt;&lt;/Cite&gt;&lt;/EndNote&gt;</w:instrText>
      </w:r>
      <w:r w:rsidRPr="003C59A1">
        <w:rPr>
          <w:rFonts w:ascii="Times New Roman" w:hAnsi="Times New Roman" w:cs="Times New Roman"/>
          <w:szCs w:val="24"/>
        </w:rPr>
        <w:fldChar w:fldCharType="separate"/>
      </w:r>
      <w:r w:rsidR="003C59A1" w:rsidRPr="003C59A1">
        <w:rPr>
          <w:rFonts w:ascii="Times New Roman" w:hAnsi="Times New Roman" w:cs="Times New Roman"/>
          <w:noProof/>
          <w:szCs w:val="24"/>
        </w:rPr>
        <w:t>[2]</w:t>
      </w:r>
      <w:r w:rsidRPr="003C59A1">
        <w:rPr>
          <w:rFonts w:ascii="Times New Roman" w:hAnsi="Times New Roman" w:cs="Times New Roman"/>
          <w:szCs w:val="24"/>
        </w:rPr>
        <w:fldChar w:fldCharType="end"/>
      </w:r>
      <w:r w:rsidRPr="003C59A1">
        <w:rPr>
          <w:rFonts w:ascii="Times New Roman" w:hAnsi="Times New Roman" w:cs="Times New Roman"/>
          <w:szCs w:val="24"/>
        </w:rPr>
        <w:t>. A sliding window method supported by fastp was applied to drop the low-quality bases of each read, to be specific, the window (window size: 5 bp) slides from 5’ to 3’ of the sequence, and if one window was met with mean quality &lt;20, drop the bases in the window and the right part, and then stop. After the trimming and pruning as introduced above, reads shorter than 50 bp and reads with ambiguous bases (N) would be discarded. Percentage of clean reads that passed this quality control step is summarized in Appendix file1.</w:t>
      </w:r>
    </w:p>
    <w:p w14:paraId="5BEAA2BF" w14:textId="0BEBEA73" w:rsidR="005C28D4" w:rsidRPr="003C59A1" w:rsidRDefault="005C28D4" w:rsidP="005C28D4">
      <w:pPr>
        <w:spacing w:line="480" w:lineRule="auto"/>
        <w:jc w:val="both"/>
        <w:rPr>
          <w:rFonts w:ascii="Times New Roman" w:eastAsia="Times New Roman" w:hAnsi="Times New Roman" w:cs="Times New Roman"/>
          <w:b/>
          <w:i/>
          <w:szCs w:val="24"/>
        </w:rPr>
      </w:pPr>
      <w:r w:rsidRPr="003C59A1">
        <w:rPr>
          <w:rFonts w:ascii="Times New Roman" w:eastAsia="Times New Roman" w:hAnsi="Times New Roman" w:cs="Times New Roman"/>
          <w:b/>
          <w:i/>
          <w:szCs w:val="24"/>
        </w:rPr>
        <w:t>Assembly strategy of the metagenome datasets</w:t>
      </w:r>
    </w:p>
    <w:p w14:paraId="65CCD446" w14:textId="22CD3A0E" w:rsidR="005C28D4" w:rsidRPr="003C59A1" w:rsidRDefault="005C28D4" w:rsidP="005C28D4">
      <w:pPr>
        <w:spacing w:line="480" w:lineRule="auto"/>
        <w:jc w:val="both"/>
        <w:rPr>
          <w:rFonts w:ascii="Times New Roman" w:hAnsi="Times New Roman" w:cs="Times New Roman"/>
          <w:kern w:val="2"/>
          <w:sz w:val="24"/>
          <w:szCs w:val="24"/>
          <w:lang w:eastAsia="zh-TW"/>
        </w:rPr>
      </w:pPr>
      <w:r w:rsidRPr="003C59A1">
        <w:rPr>
          <w:rFonts w:ascii="Times New Roman" w:hAnsi="Times New Roman" w:cs="Times New Roman"/>
          <w:sz w:val="24"/>
          <w:szCs w:val="24"/>
        </w:rPr>
        <w:t xml:space="preserve">10 sets of single assembly were conducted on the clean DNA </w:t>
      </w:r>
      <w:r w:rsidR="003C59A1" w:rsidRPr="003C59A1">
        <w:rPr>
          <w:rFonts w:ascii="Times New Roman" w:hAnsi="Times New Roman" w:cs="Times New Roman"/>
          <w:sz w:val="24"/>
          <w:szCs w:val="24"/>
        </w:rPr>
        <w:t>paired end</w:t>
      </w:r>
      <w:r w:rsidRPr="003C59A1">
        <w:rPr>
          <w:rFonts w:ascii="Times New Roman" w:hAnsi="Times New Roman" w:cs="Times New Roman"/>
          <w:sz w:val="24"/>
          <w:szCs w:val="24"/>
        </w:rPr>
        <w:t xml:space="preserve"> reads generated from the 10 metagenome datasets, respectively. 3 sets of co-assembly were conducted respectively on: 1) the 3 metagenome datasets of </w:t>
      </w:r>
      <w:r w:rsidRPr="003C59A1">
        <w:rPr>
          <w:rFonts w:ascii="Times New Roman" w:hAnsi="Times New Roman" w:cs="Times New Roman"/>
          <w:kern w:val="2"/>
          <w:sz w:val="24"/>
          <w:szCs w:val="24"/>
          <w:lang w:eastAsia="zh-TW"/>
        </w:rPr>
        <w:t>Consortia-G</w:t>
      </w:r>
      <w:r w:rsidRPr="003C59A1">
        <w:rPr>
          <w:rFonts w:ascii="Times New Roman" w:hAnsi="Times New Roman" w:cs="Times New Roman"/>
          <w:sz w:val="24"/>
          <w:szCs w:val="24"/>
        </w:rPr>
        <w:t xml:space="preserve">, corresponding to biomass samples collected from Consortia-G on </w:t>
      </w:r>
      <w:r w:rsidRPr="003C59A1">
        <w:rPr>
          <w:rFonts w:ascii="Times New Roman" w:hAnsi="Times New Roman" w:cs="Times New Roman"/>
          <w:kern w:val="2"/>
          <w:sz w:val="24"/>
          <w:szCs w:val="24"/>
          <w:lang w:eastAsia="zh-TW"/>
        </w:rPr>
        <w:t>day-85, day-134 and day-219,</w:t>
      </w:r>
      <w:r w:rsidRPr="003C59A1">
        <w:rPr>
          <w:rFonts w:ascii="Times New Roman" w:hAnsi="Times New Roman" w:cs="Times New Roman"/>
          <w:sz w:val="24"/>
          <w:szCs w:val="24"/>
        </w:rPr>
        <w:t xml:space="preserve"> respectively;</w:t>
      </w:r>
      <w:r w:rsidRPr="003C59A1">
        <w:rPr>
          <w:rFonts w:ascii="Times New Roman" w:hAnsi="Times New Roman" w:cs="Times New Roman"/>
          <w:kern w:val="2"/>
          <w:sz w:val="24"/>
          <w:szCs w:val="24"/>
          <w:lang w:eastAsia="zh-TW"/>
        </w:rPr>
        <w:t xml:space="preserve"> 2) </w:t>
      </w:r>
      <w:r w:rsidRPr="003C59A1">
        <w:rPr>
          <w:rFonts w:ascii="Times New Roman" w:hAnsi="Times New Roman" w:cs="Times New Roman"/>
          <w:sz w:val="24"/>
          <w:szCs w:val="24"/>
          <w:lang w:eastAsia="zh-TW"/>
        </w:rPr>
        <w:t>t</w:t>
      </w:r>
      <w:r w:rsidRPr="003C59A1">
        <w:rPr>
          <w:rFonts w:ascii="Times New Roman" w:hAnsi="Times New Roman" w:cs="Times New Roman"/>
          <w:sz w:val="24"/>
          <w:szCs w:val="24"/>
        </w:rPr>
        <w:t>he 3 metagenome datasets of</w:t>
      </w:r>
      <w:r w:rsidRPr="003C59A1">
        <w:rPr>
          <w:rFonts w:ascii="Times New Roman" w:hAnsi="Times New Roman" w:cs="Times New Roman"/>
          <w:kern w:val="2"/>
          <w:sz w:val="24"/>
          <w:szCs w:val="24"/>
          <w:lang w:eastAsia="zh-TW"/>
        </w:rPr>
        <w:t xml:space="preserve"> Consortia-P</w:t>
      </w:r>
      <w:r w:rsidRPr="003C59A1">
        <w:rPr>
          <w:rFonts w:ascii="Times New Roman" w:hAnsi="Times New Roman" w:cs="Times New Roman"/>
          <w:sz w:val="24"/>
          <w:szCs w:val="24"/>
        </w:rPr>
        <w:t xml:space="preserve">, corresponding to biomass samples collected from Consortia-P on </w:t>
      </w:r>
      <w:r w:rsidRPr="003C59A1">
        <w:rPr>
          <w:rFonts w:ascii="Times New Roman" w:hAnsi="Times New Roman" w:cs="Times New Roman"/>
          <w:kern w:val="2"/>
          <w:sz w:val="24"/>
          <w:szCs w:val="24"/>
          <w:lang w:eastAsia="zh-TW"/>
        </w:rPr>
        <w:t>day-85, day-134 and day-219</w:t>
      </w:r>
      <w:r w:rsidRPr="003C59A1">
        <w:rPr>
          <w:rFonts w:ascii="Times New Roman" w:hAnsi="Times New Roman" w:cs="Times New Roman"/>
          <w:sz w:val="24"/>
          <w:szCs w:val="24"/>
          <w:lang w:eastAsia="zh-TW"/>
        </w:rPr>
        <w:t>,</w:t>
      </w:r>
      <w:r w:rsidRPr="003C59A1">
        <w:rPr>
          <w:rFonts w:ascii="Times New Roman" w:hAnsi="Times New Roman" w:cs="Times New Roman"/>
          <w:sz w:val="24"/>
          <w:szCs w:val="24"/>
        </w:rPr>
        <w:t xml:space="preserve"> respectively; and 3) </w:t>
      </w:r>
      <w:r w:rsidRPr="003C59A1">
        <w:rPr>
          <w:rFonts w:ascii="Times New Roman" w:hAnsi="Times New Roman" w:cs="Times New Roman"/>
          <w:sz w:val="24"/>
          <w:szCs w:val="24"/>
          <w:lang w:eastAsia="zh-TW"/>
        </w:rPr>
        <w:t>t</w:t>
      </w:r>
      <w:r w:rsidRPr="003C59A1">
        <w:rPr>
          <w:rFonts w:ascii="Times New Roman" w:hAnsi="Times New Roman" w:cs="Times New Roman"/>
          <w:sz w:val="24"/>
          <w:szCs w:val="24"/>
        </w:rPr>
        <w:t>he 3 metagenome datasets of</w:t>
      </w:r>
      <w:r w:rsidRPr="003C59A1">
        <w:rPr>
          <w:rFonts w:ascii="Times New Roman" w:hAnsi="Times New Roman" w:cs="Times New Roman"/>
          <w:kern w:val="2"/>
          <w:sz w:val="24"/>
          <w:szCs w:val="24"/>
          <w:lang w:eastAsia="zh-TW"/>
        </w:rPr>
        <w:t xml:space="preserve"> Consortia-B</w:t>
      </w:r>
      <w:r w:rsidRPr="003C59A1">
        <w:rPr>
          <w:rFonts w:ascii="Times New Roman" w:hAnsi="Times New Roman" w:cs="Times New Roman"/>
          <w:sz w:val="24"/>
          <w:szCs w:val="24"/>
        </w:rPr>
        <w:t xml:space="preserve">, corresponding to biomass samples collected from Consortia-B on </w:t>
      </w:r>
      <w:r w:rsidRPr="003C59A1">
        <w:rPr>
          <w:rFonts w:ascii="Times New Roman" w:hAnsi="Times New Roman" w:cs="Times New Roman"/>
          <w:kern w:val="2"/>
          <w:sz w:val="24"/>
          <w:szCs w:val="24"/>
          <w:lang w:eastAsia="zh-TW"/>
        </w:rPr>
        <w:t>day-85, day-134 and day-219</w:t>
      </w:r>
      <w:r w:rsidRPr="003C59A1">
        <w:rPr>
          <w:rFonts w:ascii="Times New Roman" w:hAnsi="Times New Roman" w:cs="Times New Roman"/>
          <w:sz w:val="24"/>
          <w:szCs w:val="24"/>
        </w:rPr>
        <w:t>, respectively</w:t>
      </w:r>
      <w:r w:rsidRPr="003C59A1">
        <w:rPr>
          <w:rFonts w:ascii="Times New Roman" w:hAnsi="Times New Roman" w:cs="Times New Roman"/>
          <w:kern w:val="2"/>
          <w:sz w:val="24"/>
          <w:szCs w:val="24"/>
          <w:lang w:eastAsia="zh-TW"/>
        </w:rPr>
        <w:t>. Quality of the assembly was evaluated by QUAST</w:t>
      </w:r>
      <w:r w:rsidRPr="003C59A1">
        <w:rPr>
          <w:rFonts w:ascii="Times New Roman" w:hAnsi="Times New Roman" w:cs="Times New Roman"/>
          <w:kern w:val="2"/>
          <w:sz w:val="24"/>
          <w:szCs w:val="24"/>
          <w:lang w:eastAsia="zh-TW"/>
        </w:rPr>
        <w:fldChar w:fldCharType="begin"/>
      </w:r>
      <w:r w:rsidR="003C59A1" w:rsidRPr="003C59A1">
        <w:rPr>
          <w:rFonts w:ascii="Times New Roman" w:hAnsi="Times New Roman" w:cs="Times New Roman"/>
          <w:kern w:val="2"/>
          <w:sz w:val="24"/>
          <w:szCs w:val="24"/>
          <w:lang w:eastAsia="zh-TW"/>
        </w:rPr>
        <w:instrText xml:space="preserve"> ADDIN EN.CITE &lt;EndNote&gt;&lt;Cite&gt;&lt;Author&gt;Mikheenko&lt;/Author&gt;&lt;Year&gt;2018&lt;/Year&gt;&lt;RecNum&gt;55&lt;/RecNum&gt;&lt;DisplayText&gt;[3]&lt;/DisplayText&gt;&lt;record&gt;&lt;rec-number&gt;55&lt;/rec-number&gt;&lt;foreign-keys&gt;&lt;key app="EN" db-id="daraefvw4059ewefatopxeeata2xdrw5wve2" timestamp="1661925915"&gt;55&lt;/key&gt;&lt;/foreign-keys&gt;&lt;ref-type name="Journal Article"&gt;17&lt;/ref-type&gt;&lt;contributors&gt;&lt;authors&gt;&lt;author&gt;Mikheenko, A.&lt;/author&gt;&lt;author&gt;Prjibelski, A.&lt;/author&gt;&lt;author&gt;Saveliev, V.&lt;/author&gt;&lt;author&gt;Antipov, D.&lt;/author&gt;&lt;author&gt;Gurevich, A.&lt;/author&gt;&lt;/authors&gt;&lt;/contributors&gt;&lt;auth-address&gt;Center for Algorithmic Biotechnology, Institute of Translational Biomedicine, St. Petersburg State University, St. Petersburg, Russia.&lt;/auth-address&gt;&lt;titles&gt;&lt;title&gt;Versatile genome assembly evaluation with QUAST-LG&lt;/title&gt;&lt;secondary-title&gt;Bioinformatics&lt;/secondary-title&gt;&lt;/titles&gt;&lt;pages&gt;i142-i150&lt;/pages&gt;&lt;volume&gt;34&lt;/volume&gt;&lt;number&gt;13&lt;/number&gt;&lt;edition&gt;2018/06/29&lt;/edition&gt;&lt;keywords&gt;&lt;keyword&gt;Animals&lt;/keyword&gt;&lt;keyword&gt;Genomics/methods&lt;/keyword&gt;&lt;keyword&gt;High-Throughput Nucleotide Sequencing/*methods&lt;/keyword&gt;&lt;keyword&gt;Humans&lt;/keyword&gt;&lt;keyword&gt;Saccharomyces cerevisiae/genetics&lt;/keyword&gt;&lt;keyword&gt;Sequence Analysis, DNA/*methods&lt;/keyword&gt;&lt;keyword&gt;*Software&lt;/keyword&gt;&lt;/keywords&gt;&lt;dates&gt;&lt;year&gt;2018&lt;/year&gt;&lt;pub-dates&gt;&lt;date&gt;Jul 1&lt;/date&gt;&lt;/pub-dates&gt;&lt;/dates&gt;&lt;isbn&gt;1367-4811 (Electronic)&amp;#xD;1367-4803 (Linking)&lt;/isbn&gt;&lt;accession-num&gt;29949969&lt;/accession-num&gt;&lt;urls&gt;&lt;related-urls&gt;&lt;url&gt;https://www.ncbi.nlm.nih.gov/pubmed/29949969&lt;/url&gt;&lt;/related-urls&gt;&lt;/urls&gt;&lt;custom2&gt;PMC6022658&lt;/custom2&gt;&lt;electronic-resource-num&gt;10.1093/bioinformatics/bty266&lt;/electronic-resource-num&gt;&lt;/record&gt;&lt;/Cite&gt;&lt;/EndNote&gt;</w:instrText>
      </w:r>
      <w:r w:rsidRPr="003C59A1">
        <w:rPr>
          <w:rFonts w:ascii="Times New Roman" w:hAnsi="Times New Roman" w:cs="Times New Roman"/>
          <w:kern w:val="2"/>
          <w:sz w:val="24"/>
          <w:szCs w:val="24"/>
          <w:lang w:eastAsia="zh-TW"/>
        </w:rPr>
        <w:fldChar w:fldCharType="separate"/>
      </w:r>
      <w:r w:rsidR="003C59A1" w:rsidRPr="003C59A1">
        <w:rPr>
          <w:rFonts w:ascii="Times New Roman" w:hAnsi="Times New Roman" w:cs="Times New Roman"/>
          <w:noProof/>
          <w:kern w:val="2"/>
          <w:sz w:val="24"/>
          <w:szCs w:val="24"/>
          <w:lang w:eastAsia="zh-TW"/>
        </w:rPr>
        <w:t>[3]</w:t>
      </w:r>
      <w:r w:rsidRPr="003C59A1">
        <w:rPr>
          <w:rFonts w:ascii="Times New Roman" w:hAnsi="Times New Roman" w:cs="Times New Roman"/>
          <w:kern w:val="2"/>
          <w:sz w:val="24"/>
          <w:szCs w:val="24"/>
          <w:lang w:eastAsia="zh-TW"/>
        </w:rPr>
        <w:fldChar w:fldCharType="end"/>
      </w:r>
      <w:r w:rsidRPr="003C59A1">
        <w:rPr>
          <w:rFonts w:ascii="Times New Roman" w:hAnsi="Times New Roman" w:cs="Times New Roman"/>
          <w:kern w:val="2"/>
          <w:sz w:val="24"/>
          <w:szCs w:val="24"/>
          <w:lang w:eastAsia="zh-TW"/>
        </w:rPr>
        <w:t xml:space="preserve">, which could be found in Appendix file1. </w:t>
      </w:r>
    </w:p>
    <w:p w14:paraId="7DF86142" w14:textId="7AB67F20" w:rsidR="005C28D4" w:rsidRPr="003C59A1" w:rsidRDefault="005C28D4" w:rsidP="005C28D4">
      <w:pPr>
        <w:spacing w:line="480" w:lineRule="auto"/>
        <w:jc w:val="both"/>
        <w:rPr>
          <w:rFonts w:ascii="Times New Roman" w:eastAsia="Times New Roman" w:hAnsi="Times New Roman" w:cs="Times New Roman"/>
          <w:b/>
          <w:i/>
          <w:szCs w:val="24"/>
        </w:rPr>
      </w:pPr>
      <w:r w:rsidRPr="003C59A1">
        <w:rPr>
          <w:rFonts w:ascii="Times New Roman" w:eastAsia="Times New Roman" w:hAnsi="Times New Roman" w:cs="Times New Roman"/>
          <w:b/>
          <w:i/>
          <w:szCs w:val="24"/>
        </w:rPr>
        <w:t xml:space="preserve">Thermodynamic </w:t>
      </w:r>
      <w:r w:rsidR="00F92984" w:rsidRPr="003C59A1">
        <w:rPr>
          <w:rFonts w:ascii="Times New Roman" w:eastAsia="Times New Roman" w:hAnsi="Times New Roman" w:cs="Times New Roman"/>
          <w:b/>
          <w:i/>
          <w:szCs w:val="24"/>
        </w:rPr>
        <w:t>evaluation</w:t>
      </w:r>
    </w:p>
    <w:p w14:paraId="3CB82D65" w14:textId="5D8D9192" w:rsidR="005C28D4" w:rsidRPr="003C59A1" w:rsidRDefault="005C28D4" w:rsidP="005C28D4">
      <w:pPr>
        <w:spacing w:line="480" w:lineRule="auto"/>
        <w:jc w:val="both"/>
        <w:rPr>
          <w:rFonts w:ascii="Times New Roman" w:eastAsia="DengXian" w:hAnsi="Times New Roman" w:cs="Times New Roman"/>
          <w:sz w:val="24"/>
          <w:szCs w:val="24"/>
        </w:rPr>
      </w:pPr>
      <w:r w:rsidRPr="003C59A1">
        <w:rPr>
          <w:rFonts w:ascii="Times New Roman" w:hAnsi="Times New Roman" w:cs="Times New Roman"/>
          <w:sz w:val="24"/>
          <w:szCs w:val="24"/>
        </w:rPr>
        <w:t xml:space="preserve">Thermodynamic calculation conducted in this study was mainly on the syntrophic oxidation of propionate and butyrate, following the approaches as introduced by Robbert et al </w:t>
      </w:r>
      <w:r w:rsidRPr="003C59A1">
        <w:rPr>
          <w:rFonts w:ascii="Times New Roman" w:hAnsi="Times New Roman" w:cs="Times New Roman"/>
          <w:sz w:val="24"/>
          <w:szCs w:val="24"/>
        </w:rPr>
        <w:fldChar w:fldCharType="begin"/>
      </w:r>
      <w:r w:rsidR="003C59A1" w:rsidRPr="003C59A1">
        <w:rPr>
          <w:rFonts w:ascii="Times New Roman" w:hAnsi="Times New Roman" w:cs="Times New Roman"/>
          <w:sz w:val="24"/>
          <w:szCs w:val="24"/>
        </w:rPr>
        <w:instrText xml:space="preserve"> ADDIN EN.CITE &lt;EndNote&gt;&lt;Cite&gt;&lt;Author&gt;Kleerebezem&lt;/Author&gt;&lt;Year&gt;2010&lt;/Year&gt;&lt;RecNum&gt;80&lt;/RecNum&gt;&lt;DisplayText&gt;[4]&lt;/DisplayText&gt;&lt;record&gt;&lt;rec-number&gt;80&lt;/rec-number&gt;&lt;foreign-keys&gt;&lt;key app="EN" db-id="daraefvw4059ewefatopxeeata2xdrw5wve2" timestamp="1662605754"&gt;80&lt;/key&gt;&lt;/foreign-keys&gt;&lt;ref-type name="Journal Article"&gt;17&lt;/ref-type&gt;&lt;contributors&gt;&lt;authors&gt;&lt;author&gt;Kleerebezem, Robbert&lt;/author&gt;&lt;author&gt;Van Loosdrecht, Mark C. M.&lt;/author&gt;&lt;/authors&gt;&lt;/contributors&gt;&lt;titles&gt;&lt;title&gt;A Generalized Method for Thermodynamic State Analysis of Environmental Systems&lt;/title&gt;&lt;secondary-title&gt;Critical Reviews in Environmental Science and Technology&lt;/secondary-title&gt;&lt;/titles&gt;&lt;pages&gt;1-54&lt;/pages&gt;&lt;volume&gt;40&lt;/volume&gt;&lt;number&gt;1&lt;/number&gt;&lt;section&gt;1&lt;/section&gt;&lt;dates&gt;&lt;year&gt;2010&lt;/year&gt;&lt;/dates&gt;&lt;isbn&gt;1064-3389&amp;#xD;1547-6537&lt;/isbn&gt;&lt;urls&gt;&lt;/urls&gt;&lt;electronic-resource-num&gt;10.1080/10643380802000974&lt;/electronic-resource-num&gt;&lt;/record&gt;&lt;/Cite&gt;&lt;/EndNote&gt;</w:instrText>
      </w:r>
      <w:r w:rsidRPr="003C59A1">
        <w:rPr>
          <w:rFonts w:ascii="Times New Roman" w:hAnsi="Times New Roman" w:cs="Times New Roman"/>
          <w:sz w:val="24"/>
          <w:szCs w:val="24"/>
        </w:rPr>
        <w:fldChar w:fldCharType="separate"/>
      </w:r>
      <w:r w:rsidR="003C59A1" w:rsidRPr="003C59A1">
        <w:rPr>
          <w:rFonts w:ascii="Times New Roman" w:hAnsi="Times New Roman" w:cs="Times New Roman"/>
          <w:noProof/>
          <w:sz w:val="24"/>
          <w:szCs w:val="24"/>
        </w:rPr>
        <w:t>[4]</w:t>
      </w:r>
      <w:r w:rsidRPr="003C59A1">
        <w:rPr>
          <w:rFonts w:ascii="Times New Roman" w:hAnsi="Times New Roman" w:cs="Times New Roman"/>
          <w:sz w:val="24"/>
          <w:szCs w:val="24"/>
        </w:rPr>
        <w:fldChar w:fldCharType="end"/>
      </w:r>
      <w:r w:rsidRPr="003C59A1">
        <w:rPr>
          <w:rFonts w:ascii="Times New Roman" w:hAnsi="Times New Roman" w:cs="Times New Roman"/>
          <w:sz w:val="24"/>
          <w:szCs w:val="24"/>
        </w:rPr>
        <w:t>. And such thermodynamic evaluation is to evaluate how the H</w:t>
      </w:r>
      <w:r w:rsidRPr="003C59A1">
        <w:rPr>
          <w:rFonts w:ascii="Times New Roman" w:hAnsi="Times New Roman" w:cs="Times New Roman"/>
          <w:sz w:val="24"/>
          <w:szCs w:val="24"/>
          <w:vertAlign w:val="subscript"/>
        </w:rPr>
        <w:t>2</w:t>
      </w:r>
      <w:r w:rsidRPr="003C59A1">
        <w:rPr>
          <w:rFonts w:ascii="Times New Roman" w:hAnsi="Times New Roman" w:cs="Times New Roman"/>
          <w:sz w:val="24"/>
          <w:szCs w:val="24"/>
        </w:rPr>
        <w:t xml:space="preserve"> dynamics may affect the propionate and butyrate oxidation, assuming H</w:t>
      </w:r>
      <w:r w:rsidRPr="003C59A1">
        <w:rPr>
          <w:rFonts w:ascii="Times New Roman" w:hAnsi="Times New Roman" w:cs="Times New Roman"/>
          <w:sz w:val="24"/>
          <w:szCs w:val="24"/>
          <w:vertAlign w:val="subscript"/>
        </w:rPr>
        <w:t>2</w:t>
      </w:r>
      <w:r w:rsidRPr="003C59A1">
        <w:rPr>
          <w:rFonts w:ascii="Times New Roman" w:hAnsi="Times New Roman" w:cs="Times New Roman"/>
          <w:sz w:val="24"/>
          <w:szCs w:val="24"/>
        </w:rPr>
        <w:t xml:space="preserve"> is the electron carrier in the syntrophic metabolism. </w:t>
      </w:r>
    </w:p>
    <w:p w14:paraId="5DE00F03" w14:textId="1EA453E5" w:rsidR="006507DE" w:rsidRPr="003C59A1" w:rsidRDefault="006507DE" w:rsidP="006507DE">
      <w:pPr>
        <w:spacing w:line="480" w:lineRule="auto"/>
        <w:jc w:val="both"/>
        <w:rPr>
          <w:rFonts w:ascii="Times New Roman" w:eastAsia="Times New Roman" w:hAnsi="Times New Roman" w:cs="Times New Roman"/>
          <w:b/>
          <w:i/>
          <w:szCs w:val="24"/>
        </w:rPr>
      </w:pPr>
      <w:r w:rsidRPr="003C59A1">
        <w:rPr>
          <w:rFonts w:ascii="Times New Roman" w:eastAsia="Times New Roman" w:hAnsi="Times New Roman" w:cs="Times New Roman"/>
          <w:b/>
          <w:i/>
          <w:szCs w:val="24"/>
        </w:rPr>
        <w:t>Metabolizing role of Eremiobacterota and Thermotoga in the enriched AD consortia</w:t>
      </w:r>
    </w:p>
    <w:p w14:paraId="4960D32C" w14:textId="6221F52A" w:rsidR="00E05231" w:rsidRPr="003C59A1" w:rsidRDefault="004D5F25" w:rsidP="003C59A1">
      <w:pPr>
        <w:spacing w:line="480" w:lineRule="auto"/>
        <w:jc w:val="both"/>
        <w:rPr>
          <w:rFonts w:ascii="Times New Roman" w:eastAsia="Times New Roman" w:hAnsi="Times New Roman" w:cs="Times New Roman"/>
          <w:strike/>
          <w:szCs w:val="24"/>
        </w:rPr>
      </w:pPr>
      <w:r w:rsidRPr="003C59A1">
        <w:rPr>
          <w:rFonts w:ascii="Times New Roman" w:eastAsia="DengXian" w:hAnsi="Times New Roman" w:cs="Times New Roman"/>
          <w:szCs w:val="24"/>
        </w:rPr>
        <w:t xml:space="preserve">Another four MAGs identified with high transcription activity include: the three co-occurring </w:t>
      </w:r>
      <w:r w:rsidRPr="003C59A1">
        <w:rPr>
          <w:rFonts w:ascii="Times New Roman" w:eastAsia="DengXian" w:hAnsi="Times New Roman" w:cs="Times New Roman"/>
          <w:i/>
          <w:szCs w:val="24"/>
        </w:rPr>
        <w:t>Eremiobacterota</w:t>
      </w:r>
      <w:r w:rsidRPr="003C59A1">
        <w:rPr>
          <w:rFonts w:ascii="Times New Roman" w:eastAsia="DengXian" w:hAnsi="Times New Roman" w:cs="Times New Roman"/>
          <w:szCs w:val="24"/>
        </w:rPr>
        <w:t xml:space="preserve"> populations ER1, ER2 and ER4, and the one </w:t>
      </w:r>
      <w:r w:rsidRPr="003C59A1">
        <w:rPr>
          <w:rFonts w:ascii="Times New Roman" w:eastAsia="DengXian" w:hAnsi="Times New Roman" w:cs="Times New Roman"/>
          <w:i/>
          <w:szCs w:val="24"/>
        </w:rPr>
        <w:t>Thermotoga</w:t>
      </w:r>
      <w:r w:rsidRPr="003C59A1">
        <w:rPr>
          <w:rFonts w:ascii="Times New Roman" w:eastAsia="DengXian" w:hAnsi="Times New Roman" w:cs="Times New Roman"/>
          <w:szCs w:val="24"/>
        </w:rPr>
        <w:t xml:space="preserve"> population TM1. Take ER1 </w:t>
      </w:r>
      <w:r w:rsidRPr="003C59A1">
        <w:rPr>
          <w:rFonts w:ascii="Times New Roman" w:eastAsia="DengXian" w:hAnsi="Times New Roman" w:cs="Times New Roman"/>
          <w:szCs w:val="24"/>
        </w:rPr>
        <w:lastRenderedPageBreak/>
        <w:t xml:space="preserve">for example, its relative abundance in Consortia-P was only 0.54%, yet when butyrate was provided as the primary substrate to Consortia-P (datapoint pb5), ER1 accounted for 4.3% of the mRNA gene transcripts; and when fumarate was provided as the primary substrate to Conosrtia-P (datapoint pfu3), ER1 accounted for 2.5% of the mRNA gene transcripts. However, unlike </w:t>
      </w:r>
      <w:r w:rsidR="0088521D" w:rsidRPr="003C59A1">
        <w:rPr>
          <w:rFonts w:ascii="Times New Roman" w:eastAsia="DengXian" w:hAnsi="Times New Roman" w:cs="Times New Roman"/>
          <w:szCs w:val="24"/>
        </w:rPr>
        <w:t xml:space="preserve">that of </w:t>
      </w:r>
      <w:r w:rsidRPr="003C59A1">
        <w:rPr>
          <w:rFonts w:ascii="Times New Roman" w:eastAsia="DengXian" w:hAnsi="Times New Roman" w:cs="Times New Roman"/>
          <w:szCs w:val="24"/>
        </w:rPr>
        <w:t xml:space="preserve">FI21,22, FI3,4,7 and DES18-25, these 4 MAGs </w:t>
      </w:r>
      <w:r w:rsidR="0088521D" w:rsidRPr="003C59A1">
        <w:rPr>
          <w:rFonts w:ascii="Times New Roman" w:eastAsia="DengXian" w:hAnsi="Times New Roman" w:cs="Times New Roman"/>
          <w:szCs w:val="24"/>
        </w:rPr>
        <w:t xml:space="preserve">did not demonstrate </w:t>
      </w:r>
      <w:r w:rsidRPr="003C59A1">
        <w:rPr>
          <w:rFonts w:ascii="Times New Roman" w:eastAsia="DengXian" w:hAnsi="Times New Roman" w:cs="Times New Roman"/>
          <w:szCs w:val="24"/>
        </w:rPr>
        <w:t xml:space="preserve">consistent </w:t>
      </w:r>
      <w:r w:rsidR="0088521D" w:rsidRPr="003C59A1">
        <w:rPr>
          <w:rFonts w:ascii="Times New Roman" w:eastAsia="DengXian" w:hAnsi="Times New Roman" w:cs="Times New Roman"/>
          <w:szCs w:val="24"/>
        </w:rPr>
        <w:t xml:space="preserve">pattern of transcription activity towards the stimuli of a certain substrate. As summarized in Figure 4, </w:t>
      </w:r>
      <w:r w:rsidR="00FC528D" w:rsidRPr="003C59A1">
        <w:rPr>
          <w:rFonts w:ascii="Times New Roman" w:eastAsia="Times New Roman" w:hAnsi="Times New Roman" w:cs="Times New Roman"/>
          <w:szCs w:val="24"/>
        </w:rPr>
        <w:t>h</w:t>
      </w:r>
      <w:r w:rsidR="0088521D" w:rsidRPr="003C59A1">
        <w:rPr>
          <w:rFonts w:ascii="Times New Roman" w:eastAsia="Times New Roman" w:hAnsi="Times New Roman" w:cs="Times New Roman"/>
          <w:szCs w:val="24"/>
        </w:rPr>
        <w:t xml:space="preserve">ighly expressed in these four MAGs were genes encoding the protease, amylase, clostripain and the murein-degrading enzymes (genes in grid M10 in Figure 4). Preference for peptides and amino acids as nutrient sources by </w:t>
      </w:r>
      <w:r w:rsidR="0088521D" w:rsidRPr="003C59A1">
        <w:rPr>
          <w:rFonts w:ascii="Times New Roman" w:eastAsia="Times New Roman" w:hAnsi="Times New Roman" w:cs="Times New Roman"/>
          <w:i/>
          <w:szCs w:val="24"/>
        </w:rPr>
        <w:t>Eremiobacterota</w:t>
      </w:r>
      <w:r w:rsidR="0088521D" w:rsidRPr="003C59A1">
        <w:rPr>
          <w:rFonts w:ascii="Times New Roman" w:eastAsia="Times New Roman" w:hAnsi="Times New Roman" w:cs="Times New Roman"/>
          <w:szCs w:val="24"/>
        </w:rPr>
        <w:t xml:space="preserve"> has also been suggested in previous pangenome analysis </w:t>
      </w:r>
      <w:r w:rsidR="0088521D" w:rsidRPr="003C59A1">
        <w:rPr>
          <w:rFonts w:ascii="Times New Roman" w:eastAsia="Times New Roman" w:hAnsi="Times New Roman" w:cs="Times New Roman"/>
          <w:szCs w:val="24"/>
        </w:rPr>
        <w:fldChar w:fldCharType="begin">
          <w:fldData xml:space="preserve">PEVuZE5vdGU+PENpdGU+PEF1dGhvcj5KaTwvQXV0aG9yPjxZZWFyPjIwMjE8L1llYXI+PFJlY051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</w:fldData>
        </w:fldChar>
      </w:r>
      <w:r w:rsidR="003C59A1" w:rsidRPr="003C59A1">
        <w:rPr>
          <w:rFonts w:ascii="Times New Roman" w:eastAsia="Times New Roman" w:hAnsi="Times New Roman" w:cs="Times New Roman"/>
          <w:szCs w:val="24"/>
        </w:rPr>
        <w:instrText xml:space="preserve"> ADDIN EN.CITE </w:instrText>
      </w:r>
      <w:r w:rsidR="003C59A1" w:rsidRPr="003C59A1">
        <w:rPr>
          <w:rFonts w:ascii="Times New Roman" w:eastAsia="Times New Roman" w:hAnsi="Times New Roman" w:cs="Times New Roman"/>
          <w:szCs w:val="24"/>
        </w:rPr>
        <w:fldChar w:fldCharType="begin">
          <w:fldData xml:space="preserve">PEVuZE5vdGU+PENpdGU+PEF1dGhvcj5KaTwvQXV0aG9yPjxZZWFyPjIwMjE8L1llYXI+PFJlY051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</w:fldData>
        </w:fldChar>
      </w:r>
      <w:r w:rsidR="003C59A1" w:rsidRPr="003C59A1">
        <w:rPr>
          <w:rFonts w:ascii="Times New Roman" w:eastAsia="Times New Roman" w:hAnsi="Times New Roman" w:cs="Times New Roman"/>
          <w:szCs w:val="24"/>
        </w:rPr>
        <w:instrText xml:space="preserve"> ADDIN EN.CITE.DATA </w:instrText>
      </w:r>
      <w:r w:rsidR="003C59A1" w:rsidRPr="003C59A1">
        <w:rPr>
          <w:rFonts w:ascii="Times New Roman" w:eastAsia="Times New Roman" w:hAnsi="Times New Roman" w:cs="Times New Roman"/>
          <w:szCs w:val="24"/>
        </w:rPr>
      </w:r>
      <w:r w:rsidR="003C59A1" w:rsidRPr="003C59A1">
        <w:rPr>
          <w:rFonts w:ascii="Times New Roman" w:eastAsia="Times New Roman" w:hAnsi="Times New Roman" w:cs="Times New Roman"/>
          <w:szCs w:val="24"/>
        </w:rPr>
        <w:fldChar w:fldCharType="end"/>
      </w:r>
      <w:r w:rsidR="0088521D" w:rsidRPr="003C59A1">
        <w:rPr>
          <w:rFonts w:ascii="Times New Roman" w:eastAsia="Times New Roman" w:hAnsi="Times New Roman" w:cs="Times New Roman"/>
          <w:szCs w:val="24"/>
        </w:rPr>
      </w:r>
      <w:r w:rsidR="0088521D" w:rsidRPr="003C59A1">
        <w:rPr>
          <w:rFonts w:ascii="Times New Roman" w:eastAsia="Times New Roman" w:hAnsi="Times New Roman" w:cs="Times New Roman"/>
          <w:szCs w:val="24"/>
        </w:rPr>
        <w:fldChar w:fldCharType="separate"/>
      </w:r>
      <w:r w:rsidR="003C59A1" w:rsidRPr="003C59A1">
        <w:rPr>
          <w:rFonts w:ascii="Times New Roman" w:eastAsia="Times New Roman" w:hAnsi="Times New Roman" w:cs="Times New Roman"/>
          <w:noProof/>
          <w:szCs w:val="24"/>
        </w:rPr>
        <w:t>[5]</w:t>
      </w:r>
      <w:r w:rsidR="0088521D" w:rsidRPr="003C59A1">
        <w:rPr>
          <w:rFonts w:ascii="Times New Roman" w:eastAsia="Times New Roman" w:hAnsi="Times New Roman" w:cs="Times New Roman"/>
          <w:szCs w:val="24"/>
        </w:rPr>
        <w:fldChar w:fldCharType="end"/>
      </w:r>
      <w:r w:rsidR="0088521D" w:rsidRPr="003C59A1">
        <w:rPr>
          <w:rFonts w:ascii="Times New Roman" w:eastAsia="Times New Roman" w:hAnsi="Times New Roman" w:cs="Times New Roman"/>
          <w:szCs w:val="24"/>
        </w:rPr>
        <w:t>. This</w:t>
      </w:r>
      <w:r w:rsidR="0088521D" w:rsidRPr="003C59A1">
        <w:rPr>
          <w:rFonts w:ascii="Times New Roman" w:eastAsia="DengXian" w:hAnsi="Times New Roman" w:cs="Times New Roman"/>
          <w:szCs w:val="24"/>
        </w:rPr>
        <w:t xml:space="preserve"> suggests that </w:t>
      </w:r>
      <w:r w:rsidR="0088521D" w:rsidRPr="003C59A1">
        <w:rPr>
          <w:rFonts w:ascii="Times New Roman" w:eastAsia="Times New Roman" w:hAnsi="Times New Roman" w:cs="Times New Roman"/>
          <w:szCs w:val="24"/>
        </w:rPr>
        <w:t xml:space="preserve">these </w:t>
      </w:r>
      <w:r w:rsidR="00E05231" w:rsidRPr="003C59A1">
        <w:rPr>
          <w:rFonts w:ascii="Times New Roman" w:eastAsia="Times New Roman" w:hAnsi="Times New Roman" w:cs="Times New Roman"/>
          <w:szCs w:val="24"/>
        </w:rPr>
        <w:t xml:space="preserve">three co-occurring </w:t>
      </w:r>
      <w:r w:rsidR="00E05231" w:rsidRPr="003C59A1">
        <w:rPr>
          <w:rFonts w:ascii="Times New Roman" w:eastAsia="Times New Roman" w:hAnsi="Times New Roman" w:cs="Times New Roman"/>
          <w:i/>
          <w:szCs w:val="24"/>
        </w:rPr>
        <w:t>Eremiobacterota</w:t>
      </w:r>
      <w:r w:rsidR="00E05231" w:rsidRPr="003C59A1">
        <w:rPr>
          <w:rFonts w:ascii="Times New Roman" w:eastAsia="Times New Roman" w:hAnsi="Times New Roman" w:cs="Times New Roman"/>
          <w:szCs w:val="24"/>
        </w:rPr>
        <w:t xml:space="preserve"> populations ER1,2,4 and the one </w:t>
      </w:r>
      <w:r w:rsidR="00E05231" w:rsidRPr="003C59A1">
        <w:rPr>
          <w:rFonts w:ascii="Times New Roman" w:eastAsia="Times New Roman" w:hAnsi="Times New Roman" w:cs="Times New Roman"/>
          <w:i/>
          <w:iCs/>
          <w:szCs w:val="24"/>
        </w:rPr>
        <w:t>Mesotoga</w:t>
      </w:r>
      <w:r w:rsidR="00E05231" w:rsidRPr="003C59A1">
        <w:rPr>
          <w:rFonts w:ascii="Times New Roman" w:eastAsia="Times New Roman" w:hAnsi="Times New Roman" w:cs="Times New Roman"/>
          <w:szCs w:val="24"/>
        </w:rPr>
        <w:t xml:space="preserve"> population TM1 </w:t>
      </w:r>
      <w:r w:rsidR="0088521D" w:rsidRPr="003C59A1">
        <w:rPr>
          <w:rFonts w:ascii="Times New Roman" w:eastAsia="Times New Roman" w:hAnsi="Times New Roman" w:cs="Times New Roman"/>
          <w:szCs w:val="24"/>
        </w:rPr>
        <w:t>might</w:t>
      </w:r>
      <w:r w:rsidR="00E05231" w:rsidRPr="003C59A1">
        <w:rPr>
          <w:rFonts w:ascii="Times New Roman" w:eastAsia="Times New Roman" w:hAnsi="Times New Roman" w:cs="Times New Roman"/>
          <w:szCs w:val="24"/>
        </w:rPr>
        <w:t xml:space="preserve"> be scavengers in the system by utilizing extracellular substances, e.g., protein, starch, and even cell debris. The putative mobility of the </w:t>
      </w:r>
      <w:r w:rsidR="00E05231" w:rsidRPr="003C59A1">
        <w:rPr>
          <w:rFonts w:ascii="Times New Roman" w:eastAsia="Times New Roman" w:hAnsi="Times New Roman" w:cs="Times New Roman"/>
          <w:i/>
          <w:szCs w:val="24"/>
        </w:rPr>
        <w:t>Eremiobacterota</w:t>
      </w:r>
      <w:r w:rsidR="00E05231" w:rsidRPr="003C59A1">
        <w:rPr>
          <w:rFonts w:ascii="Times New Roman" w:eastAsia="Times New Roman" w:hAnsi="Times New Roman" w:cs="Times New Roman"/>
          <w:szCs w:val="24"/>
        </w:rPr>
        <w:t xml:space="preserve"> populations ER1,2,4 was indicated by the high transcription activity of genes encoding the assembly of the locomotion organelle flagella (genes in grid M09 in Figure 4). Being an as-yet-uncultured bacterial clade, the first report on </w:t>
      </w:r>
      <w:r w:rsidR="00E05231" w:rsidRPr="003C59A1">
        <w:rPr>
          <w:rFonts w:ascii="Times New Roman" w:eastAsia="Times New Roman" w:hAnsi="Times New Roman" w:cs="Times New Roman"/>
          <w:i/>
          <w:szCs w:val="24"/>
        </w:rPr>
        <w:t xml:space="preserve">Eremiobacterota </w:t>
      </w:r>
      <w:r w:rsidR="00E05231" w:rsidRPr="003C59A1">
        <w:rPr>
          <w:rFonts w:ascii="Times New Roman" w:eastAsia="Times New Roman" w:hAnsi="Times New Roman" w:cs="Times New Roman"/>
          <w:szCs w:val="24"/>
        </w:rPr>
        <w:t xml:space="preserve">was in cold desert soils of Antarctica </w:t>
      </w:r>
      <w:r w:rsidR="00E05231" w:rsidRPr="003C59A1">
        <w:rPr>
          <w:rFonts w:ascii="Times New Roman" w:eastAsia="Times New Roman" w:hAnsi="Times New Roman" w:cs="Times New Roman"/>
          <w:szCs w:val="24"/>
        </w:rPr>
        <w:fldChar w:fldCharType="begin">
          <w:fldData xml:space="preserve">PEVuZE5vdGU+PENpdGU+PEF1dGhvcj5KaTwvQXV0aG9yPjxZZWFyPjIwMTc8L1llYXI+PFJlY051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</w:fldData>
        </w:fldChar>
      </w:r>
      <w:r w:rsidR="003C59A1" w:rsidRPr="003C59A1">
        <w:rPr>
          <w:rFonts w:ascii="Times New Roman" w:eastAsia="Times New Roman" w:hAnsi="Times New Roman" w:cs="Times New Roman"/>
          <w:szCs w:val="24"/>
        </w:rPr>
        <w:instrText xml:space="preserve"> ADDIN EN.CITE </w:instrText>
      </w:r>
      <w:r w:rsidR="003C59A1" w:rsidRPr="003C59A1">
        <w:rPr>
          <w:rFonts w:ascii="Times New Roman" w:eastAsia="Times New Roman" w:hAnsi="Times New Roman" w:cs="Times New Roman"/>
          <w:szCs w:val="24"/>
        </w:rPr>
        <w:fldChar w:fldCharType="begin">
          <w:fldData xml:space="preserve">PEVuZE5vdGU+PENpdGU+PEF1dGhvcj5KaTwvQXV0aG9yPjxZZWFyPjIwMTc8L1llYXI+PFJlY051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</w:fldData>
        </w:fldChar>
      </w:r>
      <w:r w:rsidR="003C59A1" w:rsidRPr="003C59A1">
        <w:rPr>
          <w:rFonts w:ascii="Times New Roman" w:eastAsia="Times New Roman" w:hAnsi="Times New Roman" w:cs="Times New Roman"/>
          <w:szCs w:val="24"/>
        </w:rPr>
        <w:instrText xml:space="preserve"> ADDIN EN.CITE.DATA </w:instrText>
      </w:r>
      <w:r w:rsidR="003C59A1" w:rsidRPr="003C59A1">
        <w:rPr>
          <w:rFonts w:ascii="Times New Roman" w:eastAsia="Times New Roman" w:hAnsi="Times New Roman" w:cs="Times New Roman"/>
          <w:szCs w:val="24"/>
        </w:rPr>
      </w:r>
      <w:r w:rsidR="003C59A1" w:rsidRPr="003C59A1">
        <w:rPr>
          <w:rFonts w:ascii="Times New Roman" w:eastAsia="Times New Roman" w:hAnsi="Times New Roman" w:cs="Times New Roman"/>
          <w:szCs w:val="24"/>
        </w:rPr>
        <w:fldChar w:fldCharType="end"/>
      </w:r>
      <w:r w:rsidR="00E05231" w:rsidRPr="003C59A1">
        <w:rPr>
          <w:rFonts w:ascii="Times New Roman" w:eastAsia="Times New Roman" w:hAnsi="Times New Roman" w:cs="Times New Roman"/>
          <w:szCs w:val="24"/>
        </w:rPr>
      </w:r>
      <w:r w:rsidR="00E05231" w:rsidRPr="003C59A1">
        <w:rPr>
          <w:rFonts w:ascii="Times New Roman" w:eastAsia="Times New Roman" w:hAnsi="Times New Roman" w:cs="Times New Roman"/>
          <w:szCs w:val="24"/>
        </w:rPr>
        <w:fldChar w:fldCharType="separate"/>
      </w:r>
      <w:r w:rsidR="003C59A1" w:rsidRPr="003C59A1">
        <w:rPr>
          <w:rFonts w:ascii="Times New Roman" w:eastAsia="Times New Roman" w:hAnsi="Times New Roman" w:cs="Times New Roman"/>
          <w:noProof/>
          <w:szCs w:val="24"/>
        </w:rPr>
        <w:t>[6]</w:t>
      </w:r>
      <w:r w:rsidR="00E05231" w:rsidRPr="003C59A1">
        <w:rPr>
          <w:rFonts w:ascii="Times New Roman" w:eastAsia="Times New Roman" w:hAnsi="Times New Roman" w:cs="Times New Roman"/>
          <w:szCs w:val="24"/>
        </w:rPr>
        <w:fldChar w:fldCharType="end"/>
      </w:r>
      <w:r w:rsidR="00E05231" w:rsidRPr="003C59A1">
        <w:rPr>
          <w:rFonts w:ascii="Times New Roman" w:eastAsia="Times New Roman" w:hAnsi="Times New Roman" w:cs="Times New Roman"/>
          <w:szCs w:val="24"/>
        </w:rPr>
        <w:t xml:space="preserve">, and this is the first time that two quite novel (red-value &lt;0.5, annotatable only at the phylum level) </w:t>
      </w:r>
      <w:r w:rsidR="00E05231" w:rsidRPr="003C59A1">
        <w:rPr>
          <w:rFonts w:ascii="Times New Roman" w:eastAsia="Times New Roman" w:hAnsi="Times New Roman" w:cs="Times New Roman"/>
          <w:i/>
          <w:szCs w:val="24"/>
        </w:rPr>
        <w:t>Eremiobacterota</w:t>
      </w:r>
      <w:r w:rsidR="00E05231" w:rsidRPr="003C59A1">
        <w:rPr>
          <w:rFonts w:ascii="Times New Roman" w:eastAsia="Times New Roman" w:hAnsi="Times New Roman" w:cs="Times New Roman"/>
          <w:szCs w:val="24"/>
        </w:rPr>
        <w:t xml:space="preserve"> MAGs have been recovered from an anaerobic digestion consortia</w:t>
      </w:r>
      <w:r w:rsidR="00FC528D" w:rsidRPr="003C59A1">
        <w:rPr>
          <w:rFonts w:ascii="Times New Roman" w:eastAsia="Times New Roman" w:hAnsi="Times New Roman" w:cs="Times New Roman"/>
          <w:szCs w:val="24"/>
        </w:rPr>
        <w:t>.</w:t>
      </w:r>
      <w:r w:rsidR="00E05231" w:rsidRPr="003C59A1">
        <w:rPr>
          <w:rFonts w:ascii="Times New Roman" w:eastAsia="Times New Roman" w:hAnsi="Times New Roman" w:cs="Times New Roman"/>
          <w:strike/>
          <w:szCs w:val="24"/>
        </w:rPr>
        <w:t xml:space="preserve"> </w:t>
      </w:r>
    </w:p>
    <w:p w14:paraId="73B35A92" w14:textId="05A6B6A1" w:rsidR="00FE05F0" w:rsidRPr="003C59A1" w:rsidRDefault="00D2615D" w:rsidP="003E0348">
      <w:pPr>
        <w:spacing w:line="480" w:lineRule="auto"/>
        <w:jc w:val="both"/>
        <w:rPr>
          <w:rFonts w:ascii="Times New Roman" w:eastAsia="DengXian" w:hAnsi="Times New Roman" w:cs="Times New Roman"/>
          <w:b/>
          <w:sz w:val="24"/>
          <w:szCs w:val="24"/>
        </w:rPr>
      </w:pPr>
      <w:r w:rsidRPr="003C59A1">
        <w:rPr>
          <w:rFonts w:ascii="Times New Roman" w:eastAsia="DengXian" w:hAnsi="Times New Roman" w:cs="Times New Roman"/>
          <w:b/>
          <w:sz w:val="24"/>
          <w:szCs w:val="24"/>
        </w:rPr>
        <w:t>List of supporting figures</w:t>
      </w:r>
      <w:r w:rsidR="00A87C32" w:rsidRPr="003C59A1">
        <w:rPr>
          <w:rFonts w:ascii="Times New Roman" w:eastAsia="DengXian" w:hAnsi="Times New Roman" w:cs="Times New Roman"/>
          <w:b/>
          <w:sz w:val="24"/>
          <w:szCs w:val="24"/>
        </w:rPr>
        <w:t xml:space="preserve"> and supporting tables</w:t>
      </w:r>
    </w:p>
    <w:p w14:paraId="5FFFE0FE" w14:textId="25F7CBC4" w:rsidR="00D2615D" w:rsidRPr="003C59A1" w:rsidRDefault="00B67C98" w:rsidP="00CA6388">
      <w:pPr>
        <w:spacing w:line="240" w:lineRule="auto"/>
        <w:jc w:val="both"/>
        <w:rPr>
          <w:rFonts w:ascii="Times New Roman" w:hAnsi="Times New Roman" w:cs="Times New Roman"/>
          <w:sz w:val="24"/>
          <w:szCs w:val="24"/>
        </w:rPr>
      </w:pPr>
      <w:r w:rsidRPr="003C59A1">
        <w:rPr>
          <w:rFonts w:ascii="Times New Roman" w:eastAsia="DengXian" w:hAnsi="Times New Roman" w:cs="Times New Roman"/>
          <w:sz w:val="24"/>
          <w:szCs w:val="24"/>
        </w:rPr>
        <w:t xml:space="preserve">Figure S1. </w:t>
      </w:r>
      <w:r w:rsidR="003C59A1" w:rsidRPr="003C59A1">
        <w:rPr>
          <w:rFonts w:ascii="Times New Roman" w:hAnsi="Times New Roman" w:cs="Times New Roman"/>
          <w:sz w:val="24"/>
          <w:szCs w:val="24"/>
        </w:rPr>
        <w:t>Stepwise</w:t>
      </w:r>
      <w:r w:rsidR="00CA6388" w:rsidRPr="003C59A1">
        <w:rPr>
          <w:rFonts w:ascii="Times New Roman" w:hAnsi="Times New Roman" w:cs="Times New Roman"/>
          <w:sz w:val="24"/>
          <w:szCs w:val="24"/>
        </w:rPr>
        <w:t xml:space="preserve"> increment of the organic loading rate and the biogas yield during the enrichment of the three consortia over a course of 219 days</w:t>
      </w:r>
    </w:p>
    <w:p w14:paraId="74ED606A" w14:textId="15676609" w:rsidR="00B67C98" w:rsidRPr="003C59A1" w:rsidRDefault="00B67C98" w:rsidP="00CA6388">
      <w:pPr>
        <w:spacing w:line="240" w:lineRule="auto"/>
        <w:jc w:val="both"/>
        <w:rPr>
          <w:rFonts w:ascii="Times New Roman" w:hAnsi="Times New Roman" w:cs="Times New Roman"/>
          <w:sz w:val="24"/>
          <w:szCs w:val="24"/>
        </w:rPr>
      </w:pPr>
      <w:r w:rsidRPr="003C59A1">
        <w:rPr>
          <w:rFonts w:ascii="Times New Roman" w:hAnsi="Times New Roman" w:cs="Times New Roman"/>
          <w:sz w:val="24"/>
          <w:szCs w:val="24"/>
        </w:rPr>
        <w:t xml:space="preserve">Figure S2. </w:t>
      </w:r>
      <w:r w:rsidR="00CA6388" w:rsidRPr="003C59A1">
        <w:rPr>
          <w:rFonts w:ascii="Times New Roman" w:hAnsi="Times New Roman" w:cs="Times New Roman"/>
          <w:sz w:val="24"/>
          <w:szCs w:val="24"/>
        </w:rPr>
        <w:t>Schematic illustration of the stimuli experiment.</w:t>
      </w:r>
      <w:r w:rsidR="00CA6388" w:rsidRPr="003C59A1">
        <w:rPr>
          <w:rFonts w:ascii="Times New Roman" w:hAnsi="Times New Roman" w:cs="Times New Roman"/>
          <w:sz w:val="24"/>
          <w:szCs w:val="24"/>
          <w:vertAlign w:val="superscript"/>
        </w:rPr>
        <w:t xml:space="preserve"> 1</w:t>
      </w:r>
      <w:r w:rsidR="00CA6388" w:rsidRPr="003C59A1">
        <w:rPr>
          <w:rFonts w:ascii="Times New Roman" w:hAnsi="Times New Roman" w:cs="Times New Roman"/>
          <w:sz w:val="24"/>
          <w:szCs w:val="24"/>
        </w:rPr>
        <w:t>The combined substrate denoted as ‘G:</w:t>
      </w:r>
      <w:r w:rsidR="003C59A1" w:rsidRPr="003C59A1">
        <w:rPr>
          <w:rFonts w:ascii="Times New Roman" w:hAnsi="Times New Roman" w:cs="Times New Roman"/>
          <w:sz w:val="24"/>
          <w:szCs w:val="24"/>
        </w:rPr>
        <w:t xml:space="preserve"> </w:t>
      </w:r>
      <w:r w:rsidR="00CA6388" w:rsidRPr="003C59A1">
        <w:rPr>
          <w:rFonts w:ascii="Times New Roman" w:hAnsi="Times New Roman" w:cs="Times New Roman"/>
          <w:sz w:val="24"/>
          <w:szCs w:val="24"/>
        </w:rPr>
        <w:t>B:</w:t>
      </w:r>
      <w:r w:rsidR="003C59A1" w:rsidRPr="003C59A1">
        <w:rPr>
          <w:rFonts w:ascii="Times New Roman" w:hAnsi="Times New Roman" w:cs="Times New Roman"/>
          <w:sz w:val="24"/>
          <w:szCs w:val="24"/>
        </w:rPr>
        <w:t xml:space="preserve"> </w:t>
      </w:r>
      <w:r w:rsidR="00CA6388" w:rsidRPr="003C59A1">
        <w:rPr>
          <w:rFonts w:ascii="Times New Roman" w:hAnsi="Times New Roman" w:cs="Times New Roman"/>
          <w:sz w:val="24"/>
          <w:szCs w:val="24"/>
        </w:rPr>
        <w:t>P=1:1:1’ in the 4</w:t>
      </w:r>
      <w:r w:rsidR="00CA6388" w:rsidRPr="003C59A1">
        <w:rPr>
          <w:rFonts w:ascii="Times New Roman" w:hAnsi="Times New Roman" w:cs="Times New Roman"/>
          <w:sz w:val="24"/>
          <w:szCs w:val="24"/>
          <w:vertAlign w:val="superscript"/>
        </w:rPr>
        <w:t>th</w:t>
      </w:r>
      <w:r w:rsidR="00CA6388" w:rsidRPr="003C59A1">
        <w:rPr>
          <w:rFonts w:ascii="Times New Roman" w:hAnsi="Times New Roman" w:cs="Times New Roman"/>
          <w:sz w:val="24"/>
          <w:szCs w:val="24"/>
        </w:rPr>
        <w:t xml:space="preserve"> batch is a combination of glucose:</w:t>
      </w:r>
      <w:r w:rsidR="003C59A1" w:rsidRPr="003C59A1">
        <w:rPr>
          <w:rFonts w:ascii="Times New Roman" w:hAnsi="Times New Roman" w:cs="Times New Roman"/>
          <w:sz w:val="24"/>
          <w:szCs w:val="24"/>
        </w:rPr>
        <w:t xml:space="preserve"> </w:t>
      </w:r>
      <w:r w:rsidR="00CA6388" w:rsidRPr="003C59A1">
        <w:rPr>
          <w:rFonts w:ascii="Times New Roman" w:hAnsi="Times New Roman" w:cs="Times New Roman"/>
          <w:sz w:val="24"/>
          <w:szCs w:val="24"/>
        </w:rPr>
        <w:t>butyrate:</w:t>
      </w:r>
      <w:r w:rsidR="003C59A1" w:rsidRPr="003C59A1">
        <w:rPr>
          <w:rFonts w:ascii="Times New Roman" w:hAnsi="Times New Roman" w:cs="Times New Roman"/>
          <w:sz w:val="24"/>
          <w:szCs w:val="24"/>
        </w:rPr>
        <w:t xml:space="preserve"> </w:t>
      </w:r>
      <w:r w:rsidR="00CA6388" w:rsidRPr="003C59A1">
        <w:rPr>
          <w:rFonts w:ascii="Times New Roman" w:hAnsi="Times New Roman" w:cs="Times New Roman"/>
          <w:sz w:val="24"/>
          <w:szCs w:val="24"/>
        </w:rPr>
        <w:t>propionate as co-substrates in a ratio of 1:1:1 (COD:</w:t>
      </w:r>
      <w:r w:rsidR="003C59A1" w:rsidRPr="003C59A1">
        <w:rPr>
          <w:rFonts w:ascii="Times New Roman" w:hAnsi="Times New Roman" w:cs="Times New Roman"/>
          <w:sz w:val="24"/>
          <w:szCs w:val="24"/>
        </w:rPr>
        <w:t xml:space="preserve"> </w:t>
      </w:r>
      <w:r w:rsidR="00CA6388" w:rsidRPr="003C59A1">
        <w:rPr>
          <w:rFonts w:ascii="Times New Roman" w:hAnsi="Times New Roman" w:cs="Times New Roman"/>
          <w:sz w:val="24"/>
          <w:szCs w:val="24"/>
        </w:rPr>
        <w:t>COD:</w:t>
      </w:r>
      <w:r w:rsidR="003C59A1" w:rsidRPr="003C59A1">
        <w:rPr>
          <w:rFonts w:ascii="Times New Roman" w:hAnsi="Times New Roman" w:cs="Times New Roman"/>
          <w:sz w:val="24"/>
          <w:szCs w:val="24"/>
        </w:rPr>
        <w:t xml:space="preserve"> </w:t>
      </w:r>
      <w:r w:rsidR="00CA6388" w:rsidRPr="003C59A1">
        <w:rPr>
          <w:rFonts w:ascii="Times New Roman" w:hAnsi="Times New Roman" w:cs="Times New Roman"/>
          <w:sz w:val="24"/>
          <w:szCs w:val="24"/>
        </w:rPr>
        <w:t>COD).</w:t>
      </w:r>
    </w:p>
    <w:p w14:paraId="6281A0F0" w14:textId="142F4769" w:rsidR="00B67C98" w:rsidRPr="003C59A1" w:rsidRDefault="00B67C98" w:rsidP="00CA6388">
      <w:pPr>
        <w:spacing w:line="240" w:lineRule="auto"/>
        <w:jc w:val="both"/>
        <w:rPr>
          <w:rFonts w:ascii="Times New Roman" w:hAnsi="Times New Roman" w:cs="Times New Roman"/>
          <w:sz w:val="24"/>
          <w:szCs w:val="24"/>
        </w:rPr>
      </w:pPr>
      <w:r w:rsidRPr="003C59A1">
        <w:rPr>
          <w:rFonts w:ascii="Times New Roman" w:hAnsi="Times New Roman" w:cs="Times New Roman"/>
          <w:sz w:val="24"/>
          <w:szCs w:val="24"/>
        </w:rPr>
        <w:t xml:space="preserve">Figure S3. </w:t>
      </w:r>
      <w:r w:rsidR="00CA6388" w:rsidRPr="003C59A1">
        <w:rPr>
          <w:rFonts w:ascii="Times New Roman" w:eastAsia="DengXian" w:hAnsi="Times New Roman" w:cs="Times New Roman"/>
          <w:sz w:val="24"/>
          <w:szCs w:val="24"/>
        </w:rPr>
        <w:t>Profile of short-chain fatty acids (SCFAs) and H</w:t>
      </w:r>
      <w:r w:rsidR="00CA6388" w:rsidRPr="003C59A1">
        <w:rPr>
          <w:rFonts w:ascii="Times New Roman" w:eastAsia="DengXian" w:hAnsi="Times New Roman" w:cs="Times New Roman"/>
          <w:sz w:val="24"/>
          <w:szCs w:val="24"/>
          <w:vertAlign w:val="subscript"/>
        </w:rPr>
        <w:t>2</w:t>
      </w:r>
      <w:r w:rsidR="00CA6388" w:rsidRPr="003C59A1">
        <w:rPr>
          <w:rFonts w:ascii="Times New Roman" w:eastAsia="DengXian" w:hAnsi="Times New Roman" w:cs="Times New Roman"/>
          <w:sz w:val="24"/>
          <w:szCs w:val="24"/>
        </w:rPr>
        <w:t xml:space="preserve"> dynamics in Consortia-B, a) when butyrate was supplied as the primary substrate, b) when propionate was supplied as the primary substrate, c) when crotonate was provided as the primary substrate, d) when glucose:</w:t>
      </w:r>
      <w:r w:rsidR="003C59A1" w:rsidRPr="003C59A1">
        <w:rPr>
          <w:rFonts w:ascii="Times New Roman" w:eastAsia="DengXian" w:hAnsi="Times New Roman" w:cs="Times New Roman"/>
          <w:sz w:val="24"/>
          <w:szCs w:val="24"/>
        </w:rPr>
        <w:t xml:space="preserve"> </w:t>
      </w:r>
      <w:r w:rsidR="00CA6388" w:rsidRPr="003C59A1">
        <w:rPr>
          <w:rFonts w:ascii="Times New Roman" w:eastAsia="DengXian" w:hAnsi="Times New Roman" w:cs="Times New Roman"/>
          <w:sz w:val="24"/>
          <w:szCs w:val="24"/>
        </w:rPr>
        <w:t>butyrate:</w:t>
      </w:r>
      <w:r w:rsidR="003C59A1" w:rsidRPr="003C59A1">
        <w:rPr>
          <w:rFonts w:ascii="Times New Roman" w:eastAsia="DengXian" w:hAnsi="Times New Roman" w:cs="Times New Roman"/>
          <w:sz w:val="24"/>
          <w:szCs w:val="24"/>
        </w:rPr>
        <w:t xml:space="preserve"> </w:t>
      </w:r>
      <w:r w:rsidR="00CA6388" w:rsidRPr="003C59A1">
        <w:rPr>
          <w:rFonts w:ascii="Times New Roman" w:eastAsia="DengXian" w:hAnsi="Times New Roman" w:cs="Times New Roman"/>
          <w:sz w:val="24"/>
          <w:szCs w:val="24"/>
        </w:rPr>
        <w:t>propionate = 1:1:1 (COD:COD:COD) was provided as co-substrates, and e) when glucose was provided as the primary substrate. Arrows in purple indicate the time points when sludge samples were retrieved for metatranscriptome analysis</w:t>
      </w:r>
      <w:r w:rsidR="001F3F3F" w:rsidRPr="003C59A1">
        <w:rPr>
          <w:rFonts w:ascii="Times New Roman" w:hAnsi="Times New Roman" w:cs="Times New Roman"/>
          <w:sz w:val="24"/>
          <w:szCs w:val="24"/>
        </w:rPr>
        <w:t>.</w:t>
      </w:r>
    </w:p>
    <w:p w14:paraId="426FF4B0" w14:textId="07B69F54" w:rsidR="00CA6388" w:rsidRPr="003C59A1" w:rsidRDefault="00CA6388" w:rsidP="00CA6388">
      <w:pPr>
        <w:spacing w:line="240" w:lineRule="auto"/>
        <w:jc w:val="both"/>
        <w:rPr>
          <w:rFonts w:ascii="Times New Roman" w:eastAsia="DengXian" w:hAnsi="Times New Roman" w:cs="Times New Roman"/>
          <w:sz w:val="24"/>
          <w:szCs w:val="24"/>
        </w:rPr>
      </w:pPr>
      <w:r w:rsidRPr="003C59A1">
        <w:rPr>
          <w:rFonts w:ascii="Times New Roman" w:eastAsia="DengXian" w:hAnsi="Times New Roman" w:cs="Times New Roman"/>
          <w:sz w:val="24"/>
          <w:szCs w:val="24"/>
        </w:rPr>
        <w:t>Figure S4. Profile of short-chain fatty acids (SCFAs) and H</w:t>
      </w:r>
      <w:r w:rsidRPr="003C59A1">
        <w:rPr>
          <w:rFonts w:ascii="Times New Roman" w:eastAsia="DengXian" w:hAnsi="Times New Roman" w:cs="Times New Roman"/>
          <w:sz w:val="24"/>
          <w:szCs w:val="24"/>
          <w:vertAlign w:val="subscript"/>
        </w:rPr>
        <w:t>2</w:t>
      </w:r>
      <w:r w:rsidRPr="003C59A1">
        <w:rPr>
          <w:rFonts w:ascii="Times New Roman" w:eastAsia="DengXian" w:hAnsi="Times New Roman" w:cs="Times New Roman"/>
          <w:sz w:val="24"/>
          <w:szCs w:val="24"/>
        </w:rPr>
        <w:t xml:space="preserve"> dynamics in Consortia-P, a) when butyrate was supplied as the primary substrate, b) when propionate was supplied as the primary substrate, c) when fumarate was provided as the primary substrate, d) when glucose:</w:t>
      </w:r>
      <w:r w:rsidR="003C59A1" w:rsidRPr="003C59A1">
        <w:rPr>
          <w:rFonts w:ascii="Times New Roman" w:eastAsia="DengXian" w:hAnsi="Times New Roman" w:cs="Times New Roman"/>
          <w:sz w:val="24"/>
          <w:szCs w:val="24"/>
        </w:rPr>
        <w:t xml:space="preserve"> </w:t>
      </w:r>
      <w:r w:rsidRPr="003C59A1">
        <w:rPr>
          <w:rFonts w:ascii="Times New Roman" w:eastAsia="DengXian" w:hAnsi="Times New Roman" w:cs="Times New Roman"/>
          <w:sz w:val="24"/>
          <w:szCs w:val="24"/>
        </w:rPr>
        <w:t>butyrate:</w:t>
      </w:r>
      <w:r w:rsidR="003C59A1" w:rsidRPr="003C59A1">
        <w:rPr>
          <w:rFonts w:ascii="Times New Roman" w:eastAsia="DengXian" w:hAnsi="Times New Roman" w:cs="Times New Roman"/>
          <w:sz w:val="24"/>
          <w:szCs w:val="24"/>
        </w:rPr>
        <w:t xml:space="preserve"> </w:t>
      </w:r>
      <w:r w:rsidRPr="003C59A1">
        <w:rPr>
          <w:rFonts w:ascii="Times New Roman" w:eastAsia="DengXian" w:hAnsi="Times New Roman" w:cs="Times New Roman"/>
          <w:sz w:val="24"/>
          <w:szCs w:val="24"/>
        </w:rPr>
        <w:t xml:space="preserve">propionate = 1:1:1 (COD:COD:COD) was provided as co-substrates, and e) when glucose was </w:t>
      </w:r>
      <w:r w:rsidRPr="003C59A1">
        <w:rPr>
          <w:rFonts w:ascii="Times New Roman" w:eastAsia="DengXian" w:hAnsi="Times New Roman" w:cs="Times New Roman"/>
          <w:sz w:val="24"/>
          <w:szCs w:val="24"/>
        </w:rPr>
        <w:lastRenderedPageBreak/>
        <w:t>provided as the primary substrate. Arrows in purple indicate the time points when sludge samples were retrieved for metatranscriptome analysis.</w:t>
      </w:r>
    </w:p>
    <w:p w14:paraId="3FC954AD" w14:textId="166C6B86" w:rsidR="00CA6388" w:rsidRPr="003C59A1" w:rsidRDefault="00CA6388" w:rsidP="00CA6388">
      <w:pPr>
        <w:spacing w:line="240" w:lineRule="auto"/>
        <w:jc w:val="both"/>
        <w:rPr>
          <w:rFonts w:ascii="Times New Roman" w:eastAsia="DengXian" w:hAnsi="Times New Roman" w:cs="Times New Roman"/>
          <w:sz w:val="24"/>
          <w:szCs w:val="24"/>
        </w:rPr>
      </w:pPr>
      <w:r w:rsidRPr="003C59A1">
        <w:rPr>
          <w:rFonts w:ascii="Times New Roman" w:eastAsia="DengXian" w:hAnsi="Times New Roman" w:cs="Times New Roman"/>
          <w:sz w:val="24"/>
          <w:szCs w:val="24"/>
        </w:rPr>
        <w:t>Figure S5. Profile of short-chain fatty acids (SCFAs) and H</w:t>
      </w:r>
      <w:r w:rsidRPr="003C59A1">
        <w:rPr>
          <w:rFonts w:ascii="Times New Roman" w:eastAsia="DengXian" w:hAnsi="Times New Roman" w:cs="Times New Roman"/>
          <w:sz w:val="24"/>
          <w:szCs w:val="24"/>
          <w:vertAlign w:val="subscript"/>
        </w:rPr>
        <w:t>2</w:t>
      </w:r>
      <w:r w:rsidRPr="003C59A1">
        <w:rPr>
          <w:rFonts w:ascii="Times New Roman" w:eastAsia="DengXian" w:hAnsi="Times New Roman" w:cs="Times New Roman"/>
          <w:sz w:val="24"/>
          <w:szCs w:val="24"/>
        </w:rPr>
        <w:t xml:space="preserve"> dynamics in Consortia-G, a) when butyrate was supplied as the primary substrate, b) when propionate was supplied as the primary substrate, c) when glucose:</w:t>
      </w:r>
      <w:r w:rsidR="003C59A1" w:rsidRPr="003C59A1">
        <w:rPr>
          <w:rFonts w:ascii="Times New Roman" w:eastAsia="DengXian" w:hAnsi="Times New Roman" w:cs="Times New Roman"/>
          <w:sz w:val="24"/>
          <w:szCs w:val="24"/>
        </w:rPr>
        <w:t xml:space="preserve"> </w:t>
      </w:r>
      <w:r w:rsidRPr="003C59A1">
        <w:rPr>
          <w:rFonts w:ascii="Times New Roman" w:eastAsia="DengXian" w:hAnsi="Times New Roman" w:cs="Times New Roman"/>
          <w:sz w:val="24"/>
          <w:szCs w:val="24"/>
        </w:rPr>
        <w:t>butyrate:</w:t>
      </w:r>
      <w:r w:rsidR="003C59A1" w:rsidRPr="003C59A1">
        <w:rPr>
          <w:rFonts w:ascii="Times New Roman" w:eastAsia="DengXian" w:hAnsi="Times New Roman" w:cs="Times New Roman"/>
          <w:sz w:val="24"/>
          <w:szCs w:val="24"/>
        </w:rPr>
        <w:t xml:space="preserve"> </w:t>
      </w:r>
      <w:r w:rsidRPr="003C59A1">
        <w:rPr>
          <w:rFonts w:ascii="Times New Roman" w:eastAsia="DengXian" w:hAnsi="Times New Roman" w:cs="Times New Roman"/>
          <w:sz w:val="24"/>
          <w:szCs w:val="24"/>
        </w:rPr>
        <w:t>propionate = 1:1:1 (COD:COD:COD) was provided as co-substrates, and d) when glucose was provided as the primary substrate. Arrows in purple indicate the time points when sludge samples were retrieved for metatranscriptome analysis.</w:t>
      </w:r>
    </w:p>
    <w:p w14:paraId="3872C265" w14:textId="7096EDCB" w:rsidR="00CA6388" w:rsidRPr="003C59A1" w:rsidRDefault="00CA6388" w:rsidP="00CA6388">
      <w:pPr>
        <w:spacing w:line="240" w:lineRule="auto"/>
        <w:jc w:val="both"/>
        <w:rPr>
          <w:rFonts w:ascii="Times New Roman" w:hAnsi="Times New Roman" w:cs="Times New Roman"/>
          <w:sz w:val="24"/>
          <w:szCs w:val="24"/>
        </w:rPr>
      </w:pPr>
      <w:r w:rsidRPr="003C59A1">
        <w:rPr>
          <w:rFonts w:ascii="Times New Roman" w:hAnsi="Times New Roman" w:cs="Times New Roman"/>
          <w:sz w:val="24"/>
          <w:szCs w:val="24"/>
        </w:rPr>
        <w:t>Figure S6. Sludge VSS content measured of the three consortia over the course of the 219 days enrichment</w:t>
      </w:r>
    </w:p>
    <w:p w14:paraId="12D66A14" w14:textId="72347F90" w:rsidR="0030010F" w:rsidRPr="003C59A1" w:rsidRDefault="0030010F" w:rsidP="0030010F">
      <w:pPr>
        <w:spacing w:after="120" w:line="240" w:lineRule="auto"/>
        <w:jc w:val="both"/>
        <w:rPr>
          <w:rFonts w:ascii="Times New Roman" w:eastAsia="Times New Roman" w:hAnsi="Times New Roman" w:cs="Times New Roman"/>
          <w:sz w:val="24"/>
          <w:szCs w:val="24"/>
        </w:rPr>
      </w:pPr>
      <w:r w:rsidRPr="003C59A1">
        <w:rPr>
          <w:rFonts w:ascii="Times New Roman" w:eastAsia="Times New Roman" w:hAnsi="Times New Roman" w:cs="Times New Roman"/>
          <w:sz w:val="24"/>
          <w:szCs w:val="24"/>
        </w:rPr>
        <w:t xml:space="preserve">Figure S7. a) Relative abundance of the 15 genera in the seed sludge (blue), Consortia-G (grey), Consortia-P (pink) and Consortia-B (magenta). The circular dots represent the relative abundance of these top 15 genera in total, while the cross dots represent relative abundance of the two methanogen archaeal genera. b) A zoomed-in look on the relative abundance of </w:t>
      </w:r>
      <w:r w:rsidRPr="003C59A1">
        <w:rPr>
          <w:rFonts w:ascii="Times New Roman" w:eastAsia="Times New Roman" w:hAnsi="Times New Roman" w:cs="Times New Roman"/>
          <w:i/>
          <w:sz w:val="24"/>
          <w:szCs w:val="24"/>
        </w:rPr>
        <w:t>Methanobacterium</w:t>
      </w:r>
      <w:r w:rsidRPr="003C59A1">
        <w:rPr>
          <w:rFonts w:ascii="Times New Roman" w:eastAsia="Times New Roman" w:hAnsi="Times New Roman" w:cs="Times New Roman"/>
          <w:sz w:val="24"/>
          <w:szCs w:val="24"/>
        </w:rPr>
        <w:t xml:space="preserve"> and </w:t>
      </w:r>
      <w:r w:rsidRPr="003C59A1">
        <w:rPr>
          <w:rFonts w:ascii="Times New Roman" w:eastAsia="Times New Roman" w:hAnsi="Times New Roman" w:cs="Times New Roman"/>
          <w:i/>
          <w:sz w:val="24"/>
          <w:szCs w:val="24"/>
        </w:rPr>
        <w:t>Methanosaeta</w:t>
      </w:r>
      <w:r w:rsidRPr="003C59A1">
        <w:rPr>
          <w:rFonts w:ascii="Times New Roman" w:eastAsia="Times New Roman" w:hAnsi="Times New Roman" w:cs="Times New Roman"/>
          <w:sz w:val="24"/>
          <w:szCs w:val="24"/>
        </w:rPr>
        <w:t xml:space="preserve"> in the three enriched consortia.</w:t>
      </w:r>
    </w:p>
    <w:p w14:paraId="434D5B2F" w14:textId="55DF2BC1" w:rsidR="0030010F" w:rsidRPr="003C59A1" w:rsidRDefault="0030010F" w:rsidP="0030010F">
      <w:pPr>
        <w:spacing w:after="120" w:line="240" w:lineRule="auto"/>
        <w:jc w:val="both"/>
        <w:rPr>
          <w:rFonts w:ascii="Times New Roman" w:eastAsia="Times New Roman" w:hAnsi="Times New Roman" w:cs="Times New Roman"/>
          <w:sz w:val="24"/>
          <w:szCs w:val="24"/>
        </w:rPr>
      </w:pPr>
      <w:r w:rsidRPr="003C59A1">
        <w:rPr>
          <w:rFonts w:ascii="Times New Roman" w:eastAsia="Times New Roman" w:hAnsi="Times New Roman" w:cs="Times New Roman"/>
          <w:sz w:val="24"/>
          <w:szCs w:val="24"/>
        </w:rPr>
        <w:t>Figure S8. Hydrogen dynamics over the degradation of varying substrates in a) Consortia-G, b) Consortia-P and c) Consortia-B. The varying substrates provided in the serial batch experiments are butyrate, propionate, glucose, combination of glucose, butyrate and propionate in a ratio of 1:1:1 (COD: COD: COD, referred to as G:</w:t>
      </w:r>
      <w:r w:rsidR="003C59A1" w:rsidRPr="003C59A1">
        <w:rPr>
          <w:rFonts w:ascii="Times New Roman" w:eastAsia="Times New Roman" w:hAnsi="Times New Roman" w:cs="Times New Roman"/>
          <w:sz w:val="24"/>
          <w:szCs w:val="24"/>
        </w:rPr>
        <w:t xml:space="preserve"> </w:t>
      </w:r>
      <w:r w:rsidRPr="003C59A1">
        <w:rPr>
          <w:rFonts w:ascii="Times New Roman" w:eastAsia="Times New Roman" w:hAnsi="Times New Roman" w:cs="Times New Roman"/>
          <w:sz w:val="24"/>
          <w:szCs w:val="24"/>
        </w:rPr>
        <w:t>B:</w:t>
      </w:r>
      <w:r w:rsidR="003C59A1" w:rsidRPr="003C59A1">
        <w:rPr>
          <w:rFonts w:ascii="Times New Roman" w:eastAsia="Times New Roman" w:hAnsi="Times New Roman" w:cs="Times New Roman"/>
          <w:sz w:val="24"/>
          <w:szCs w:val="24"/>
        </w:rPr>
        <w:t xml:space="preserve"> </w:t>
      </w:r>
      <w:r w:rsidRPr="003C59A1">
        <w:rPr>
          <w:rFonts w:ascii="Times New Roman" w:eastAsia="Times New Roman" w:hAnsi="Times New Roman" w:cs="Times New Roman"/>
          <w:sz w:val="24"/>
          <w:szCs w:val="24"/>
        </w:rPr>
        <w:t>P=1:1:1 in the figure), and crotonate (in Consortia-B) or fumarate (in Consortia-P), respectively.</w:t>
      </w:r>
    </w:p>
    <w:p w14:paraId="65EE4849" w14:textId="4EC21AFA" w:rsidR="0030010F" w:rsidRPr="003C59A1" w:rsidRDefault="0030010F" w:rsidP="0030010F">
      <w:pPr>
        <w:spacing w:line="240" w:lineRule="auto"/>
        <w:jc w:val="both"/>
        <w:rPr>
          <w:rFonts w:ascii="Times New Roman" w:hAnsi="Times New Roman" w:cs="Times New Roman"/>
          <w:sz w:val="24"/>
          <w:szCs w:val="24"/>
        </w:rPr>
      </w:pPr>
      <w:r w:rsidRPr="003C59A1">
        <w:rPr>
          <w:rFonts w:ascii="Times New Roman" w:hAnsi="Times New Roman" w:cs="Times New Roman"/>
          <w:sz w:val="24"/>
          <w:szCs w:val="24"/>
        </w:rPr>
        <w:t>Figure S9. Gibbs free energy change as a function of H</w:t>
      </w:r>
      <w:r w:rsidRPr="003C59A1">
        <w:rPr>
          <w:rFonts w:ascii="Times New Roman" w:hAnsi="Times New Roman" w:cs="Times New Roman"/>
          <w:sz w:val="24"/>
          <w:szCs w:val="24"/>
          <w:vertAlign w:val="subscript"/>
        </w:rPr>
        <w:t>2</w:t>
      </w:r>
      <w:r w:rsidRPr="003C59A1">
        <w:rPr>
          <w:rFonts w:ascii="Times New Roman" w:hAnsi="Times New Roman" w:cs="Times New Roman"/>
          <w:sz w:val="24"/>
          <w:szCs w:val="24"/>
        </w:rPr>
        <w:t xml:space="preserve"> concentration of the hydrogenotrophic methanogenesis, anaerobic acetogenic oxidation of butyrate and of propionate. This calculation assumes that H</w:t>
      </w:r>
      <w:r w:rsidRPr="003C59A1">
        <w:rPr>
          <w:rFonts w:ascii="Times New Roman" w:hAnsi="Times New Roman" w:cs="Times New Roman"/>
          <w:sz w:val="24"/>
          <w:szCs w:val="24"/>
          <w:vertAlign w:val="subscript"/>
        </w:rPr>
        <w:t>2</w:t>
      </w:r>
      <w:r w:rsidRPr="003C59A1">
        <w:rPr>
          <w:rFonts w:ascii="Times New Roman" w:hAnsi="Times New Roman" w:cs="Times New Roman"/>
          <w:sz w:val="24"/>
          <w:szCs w:val="24"/>
        </w:rPr>
        <w:t xml:space="preserve"> is the only electron carrier in between the syntrophic acetogen bacteria and the hydrogenotrophic methanogens</w:t>
      </w:r>
      <w:r w:rsidRPr="008850EF">
        <w:rPr>
          <w:rFonts w:ascii="Times New Roman" w:hAnsi="Times New Roman" w:cs="Times New Roman"/>
          <w:sz w:val="24"/>
          <w:szCs w:val="24"/>
        </w:rPr>
        <w:t xml:space="preserve">; </w:t>
      </w:r>
      <w:ins w:id="1" w:author="yuboer ." w:date="2024-11-25T15:40:00Z" w16du:dateUtc="2024-11-25T14:40:00Z">
        <w:r w:rsidR="008850EF" w:rsidRPr="008850EF">
          <w:rPr>
            <w:rFonts w:ascii="Times New Roman" w:hAnsi="Times New Roman" w:cs="Times New Roman"/>
            <w:sz w:val="24"/>
            <w:szCs w:val="24"/>
            <w:rPrChange w:id="2" w:author="yuboer ." w:date="2024-11-25T15:41:00Z" w16du:dateUtc="2024-11-25T14:41:00Z">
              <w:rPr>
                <w:rFonts w:ascii="Times New Roman" w:hAnsi="Times New Roman" w:cs="Times New Roman"/>
                <w:sz w:val="20"/>
                <w:szCs w:val="20"/>
              </w:rPr>
            </w:rPrChange>
          </w:rPr>
          <w:t>concentration of propionate and butyrate are at 10 µM, and acetate concentration at 1 µM</w:t>
        </w:r>
      </w:ins>
      <w:del w:id="3" w:author="yuboer ." w:date="2024-11-25T15:40:00Z" w16du:dateUtc="2024-11-25T14:40:00Z">
        <w:r w:rsidRPr="008850EF" w:rsidDel="008850EF">
          <w:rPr>
            <w:rFonts w:ascii="Times New Roman" w:hAnsi="Times New Roman" w:cs="Times New Roman"/>
            <w:sz w:val="24"/>
            <w:szCs w:val="24"/>
          </w:rPr>
          <w:delText>acetate, propionate and butyrate were at concentrations of 10 mM</w:delText>
        </w:r>
      </w:del>
      <w:r w:rsidRPr="008850EF">
        <w:rPr>
          <w:rFonts w:ascii="Times New Roman" w:hAnsi="Times New Roman" w:cs="Times New Roman"/>
          <w:sz w:val="24"/>
          <w:szCs w:val="24"/>
        </w:rPr>
        <w:t>; and</w:t>
      </w:r>
      <w:r w:rsidRPr="003C59A1">
        <w:rPr>
          <w:rFonts w:ascii="Times New Roman" w:hAnsi="Times New Roman" w:cs="Times New Roman"/>
          <w:sz w:val="24"/>
          <w:szCs w:val="24"/>
        </w:rPr>
        <w:t xml:space="preserve"> the CO</w:t>
      </w:r>
      <w:r w:rsidRPr="003C59A1">
        <w:rPr>
          <w:rFonts w:ascii="Times New Roman" w:hAnsi="Times New Roman" w:cs="Times New Roman"/>
          <w:sz w:val="24"/>
          <w:szCs w:val="24"/>
          <w:vertAlign w:val="subscript"/>
        </w:rPr>
        <w:t>2</w:t>
      </w:r>
      <w:r w:rsidRPr="003C59A1">
        <w:rPr>
          <w:rFonts w:ascii="Times New Roman" w:hAnsi="Times New Roman" w:cs="Times New Roman"/>
          <w:sz w:val="24"/>
          <w:szCs w:val="24"/>
        </w:rPr>
        <w:t xml:space="preserve"> and CH</w:t>
      </w:r>
      <w:r w:rsidRPr="003C59A1">
        <w:rPr>
          <w:rFonts w:ascii="Times New Roman" w:hAnsi="Times New Roman" w:cs="Times New Roman"/>
          <w:sz w:val="24"/>
          <w:szCs w:val="24"/>
          <w:vertAlign w:val="subscript"/>
        </w:rPr>
        <w:t>4</w:t>
      </w:r>
      <w:r w:rsidRPr="003C59A1">
        <w:rPr>
          <w:rFonts w:ascii="Times New Roman" w:hAnsi="Times New Roman" w:cs="Times New Roman"/>
          <w:sz w:val="24"/>
          <w:szCs w:val="24"/>
        </w:rPr>
        <w:t xml:space="preserve"> contents in the biogas were ~30% and ~70%, respectively.</w:t>
      </w:r>
    </w:p>
    <w:p w14:paraId="7B8C634E" w14:textId="0399B7B0" w:rsidR="002A2CEC" w:rsidRPr="003C59A1" w:rsidRDefault="002A2CEC" w:rsidP="002A2CEC">
      <w:pPr>
        <w:spacing w:line="240" w:lineRule="auto"/>
        <w:jc w:val="both"/>
        <w:rPr>
          <w:rFonts w:ascii="Times New Roman" w:eastAsia="DengXian" w:hAnsi="Times New Roman" w:cs="Times New Roman"/>
          <w:sz w:val="24"/>
          <w:szCs w:val="24"/>
        </w:rPr>
      </w:pPr>
      <w:r w:rsidRPr="003C59A1">
        <w:rPr>
          <w:rFonts w:ascii="Times New Roman" w:eastAsia="DengXian" w:hAnsi="Times New Roman" w:cs="Times New Roman"/>
          <w:sz w:val="24"/>
          <w:szCs w:val="24"/>
        </w:rPr>
        <w:t>Figure S1</w:t>
      </w:r>
      <w:r w:rsidR="00F92984" w:rsidRPr="003C59A1">
        <w:rPr>
          <w:rFonts w:ascii="Times New Roman" w:eastAsia="DengXian" w:hAnsi="Times New Roman" w:cs="Times New Roman"/>
          <w:sz w:val="24"/>
          <w:szCs w:val="24"/>
        </w:rPr>
        <w:t>0</w:t>
      </w:r>
      <w:r w:rsidRPr="003C59A1">
        <w:rPr>
          <w:rFonts w:ascii="Times New Roman" w:eastAsia="DengXian" w:hAnsi="Times New Roman" w:cs="Times New Roman"/>
          <w:sz w:val="24"/>
          <w:szCs w:val="24"/>
        </w:rPr>
        <w:t>. Methanogenic activity of the three enriched consortia over the stimuli of varying substrates, i.e., glucose, butyrate, propionate, crotonate, fumarate and combined substrate as glucose:</w:t>
      </w:r>
      <w:r w:rsidR="003C59A1" w:rsidRPr="003C59A1">
        <w:rPr>
          <w:rFonts w:ascii="Times New Roman" w:eastAsia="DengXian" w:hAnsi="Times New Roman" w:cs="Times New Roman"/>
          <w:sz w:val="24"/>
          <w:szCs w:val="24"/>
        </w:rPr>
        <w:t xml:space="preserve"> </w:t>
      </w:r>
      <w:r w:rsidRPr="003C59A1">
        <w:rPr>
          <w:rFonts w:ascii="Times New Roman" w:eastAsia="DengXian" w:hAnsi="Times New Roman" w:cs="Times New Roman"/>
          <w:sz w:val="24"/>
          <w:szCs w:val="24"/>
        </w:rPr>
        <w:t>butyrate:</w:t>
      </w:r>
      <w:r w:rsidR="003C59A1" w:rsidRPr="003C59A1">
        <w:rPr>
          <w:rFonts w:ascii="Times New Roman" w:eastAsia="DengXian" w:hAnsi="Times New Roman" w:cs="Times New Roman"/>
          <w:sz w:val="24"/>
          <w:szCs w:val="24"/>
        </w:rPr>
        <w:t xml:space="preserve"> </w:t>
      </w:r>
      <w:r w:rsidRPr="003C59A1">
        <w:rPr>
          <w:rFonts w:ascii="Times New Roman" w:eastAsia="DengXian" w:hAnsi="Times New Roman" w:cs="Times New Roman"/>
          <w:sz w:val="24"/>
          <w:szCs w:val="24"/>
        </w:rPr>
        <w:t>propionate = 1:1:1 (COD:</w:t>
      </w:r>
      <w:r w:rsidR="003C59A1" w:rsidRPr="003C59A1">
        <w:rPr>
          <w:rFonts w:ascii="Times New Roman" w:eastAsia="DengXian" w:hAnsi="Times New Roman" w:cs="Times New Roman"/>
          <w:sz w:val="24"/>
          <w:szCs w:val="24"/>
        </w:rPr>
        <w:t xml:space="preserve"> </w:t>
      </w:r>
      <w:r w:rsidRPr="003C59A1">
        <w:rPr>
          <w:rFonts w:ascii="Times New Roman" w:eastAsia="DengXian" w:hAnsi="Times New Roman" w:cs="Times New Roman"/>
          <w:sz w:val="24"/>
          <w:szCs w:val="24"/>
        </w:rPr>
        <w:t>COD:</w:t>
      </w:r>
      <w:r w:rsidR="003C59A1" w:rsidRPr="003C59A1">
        <w:rPr>
          <w:rFonts w:ascii="Times New Roman" w:eastAsia="DengXian" w:hAnsi="Times New Roman" w:cs="Times New Roman"/>
          <w:sz w:val="24"/>
          <w:szCs w:val="24"/>
        </w:rPr>
        <w:t xml:space="preserve"> </w:t>
      </w:r>
      <w:r w:rsidRPr="003C59A1">
        <w:rPr>
          <w:rFonts w:ascii="Times New Roman" w:eastAsia="DengXian" w:hAnsi="Times New Roman" w:cs="Times New Roman"/>
          <w:sz w:val="24"/>
          <w:szCs w:val="24"/>
        </w:rPr>
        <w:t>COD).</w:t>
      </w:r>
    </w:p>
    <w:p w14:paraId="066E6368" w14:textId="06FCD1B3" w:rsidR="00DB4021" w:rsidRPr="003C59A1" w:rsidRDefault="002A2CEC" w:rsidP="00DB4021">
      <w:pPr>
        <w:spacing w:line="240" w:lineRule="auto"/>
        <w:jc w:val="both"/>
        <w:rPr>
          <w:rFonts w:ascii="Times New Roman" w:eastAsia="DengXian" w:hAnsi="Times New Roman" w:cs="Times New Roman"/>
          <w:sz w:val="24"/>
          <w:szCs w:val="24"/>
        </w:rPr>
      </w:pPr>
      <w:r w:rsidRPr="003C59A1">
        <w:rPr>
          <w:rFonts w:ascii="Times New Roman" w:eastAsia="DengXian" w:hAnsi="Times New Roman" w:cs="Times New Roman"/>
          <w:sz w:val="24"/>
          <w:szCs w:val="24"/>
        </w:rPr>
        <w:t xml:space="preserve">Table S1. Physiochemical parameters detected in the three consortia at the time points when sludge samples were collected for meta-RNA sequencing. Note: </w:t>
      </w:r>
      <w:r w:rsidRPr="003C59A1">
        <w:rPr>
          <w:rFonts w:ascii="Times New Roman" w:eastAsia="DengXian" w:hAnsi="Times New Roman" w:cs="Times New Roman"/>
          <w:sz w:val="24"/>
          <w:szCs w:val="24"/>
          <w:vertAlign w:val="superscript"/>
        </w:rPr>
        <w:t>1.</w:t>
      </w:r>
      <w:r w:rsidRPr="003C59A1">
        <w:rPr>
          <w:rFonts w:ascii="Times New Roman" w:eastAsia="DengXian" w:hAnsi="Times New Roman" w:cs="Times New Roman"/>
          <w:sz w:val="24"/>
          <w:szCs w:val="24"/>
        </w:rPr>
        <w:t xml:space="preserve"> For better visualization, S1, S2, S3, ScH</w:t>
      </w:r>
      <w:r w:rsidRPr="003C59A1">
        <w:rPr>
          <w:rFonts w:ascii="Times New Roman" w:eastAsia="DengXian" w:hAnsi="Times New Roman" w:cs="Times New Roman"/>
          <w:sz w:val="24"/>
          <w:szCs w:val="24"/>
          <w:vertAlign w:val="subscript"/>
        </w:rPr>
        <w:t>2</w:t>
      </w:r>
      <w:r w:rsidRPr="003C59A1">
        <w:rPr>
          <w:rFonts w:ascii="Times New Roman" w:eastAsia="DengXian" w:hAnsi="Times New Roman" w:cs="Times New Roman"/>
          <w:sz w:val="24"/>
          <w:szCs w:val="24"/>
        </w:rPr>
        <w:t xml:space="preserve"> and Sc were used in Figure 4 to denote the corresponding substrate applied as the stimuli carbon source in each of the three consortia; </w:t>
      </w:r>
      <w:r w:rsidRPr="003C59A1">
        <w:rPr>
          <w:rFonts w:ascii="Times New Roman" w:eastAsia="DengXian" w:hAnsi="Times New Roman" w:cs="Times New Roman"/>
          <w:sz w:val="24"/>
          <w:szCs w:val="24"/>
          <w:vertAlign w:val="superscript"/>
        </w:rPr>
        <w:t>2.</w:t>
      </w:r>
      <w:r w:rsidRPr="003C59A1">
        <w:rPr>
          <w:rFonts w:ascii="Times New Roman" w:eastAsia="DengXian" w:hAnsi="Times New Roman" w:cs="Times New Roman"/>
          <w:sz w:val="24"/>
          <w:szCs w:val="24"/>
        </w:rPr>
        <w:t xml:space="preserve"> Sampling time here indicates the degradation time after the addition of each substrate, and the degradation profile of each stimuli-substrate over the course of a batch experiment could be found in Figure S3 -S5</w:t>
      </w:r>
      <w:del w:id="4" w:author="Yubo Wang" w:date="2025-03-05T19:59:00Z" w16du:dateUtc="2025-03-05T18:59:00Z">
        <w:r w:rsidRPr="003C59A1" w:rsidDel="0090785B">
          <w:rPr>
            <w:rFonts w:ascii="Times New Roman" w:eastAsia="DengXian" w:hAnsi="Times New Roman" w:cs="Times New Roman"/>
            <w:sz w:val="24"/>
            <w:szCs w:val="24"/>
          </w:rPr>
          <w:delText>, and Figure S11</w:delText>
        </w:r>
      </w:del>
      <w:r w:rsidRPr="003C59A1">
        <w:rPr>
          <w:rFonts w:ascii="Times New Roman" w:eastAsia="DengXian" w:hAnsi="Times New Roman" w:cs="Times New Roman"/>
          <w:sz w:val="24"/>
          <w:szCs w:val="24"/>
        </w:rPr>
        <w:t>.</w:t>
      </w:r>
      <w:r w:rsidR="00DB4021" w:rsidRPr="003C59A1">
        <w:rPr>
          <w:rFonts w:ascii="Times New Roman" w:eastAsia="DengXian" w:hAnsi="Times New Roman" w:cs="Times New Roman"/>
          <w:sz w:val="24"/>
          <w:szCs w:val="24"/>
        </w:rPr>
        <w:t xml:space="preserve"> </w:t>
      </w:r>
    </w:p>
    <w:p w14:paraId="128D9C2A" w14:textId="7CB0F8F3" w:rsidR="003C59A1" w:rsidRPr="003C59A1" w:rsidRDefault="00DB4021" w:rsidP="003C59A1">
      <w:pPr>
        <w:spacing w:line="240" w:lineRule="auto"/>
        <w:jc w:val="both"/>
        <w:rPr>
          <w:rFonts w:ascii="Times New Roman" w:eastAsia="DengXian" w:hAnsi="Times New Roman" w:cs="Times New Roman"/>
          <w:sz w:val="24"/>
          <w:szCs w:val="24"/>
        </w:rPr>
        <w:sectPr w:rsidR="003C59A1" w:rsidRPr="003C59A1" w:rsidSect="003C59A1">
          <w:pgSz w:w="11906" w:h="16838"/>
          <w:pgMar w:top="1440" w:right="1440" w:bottom="1440" w:left="1440" w:header="708" w:footer="708" w:gutter="0"/>
          <w:cols w:space="708"/>
          <w:docGrid w:linePitch="360"/>
        </w:sectPr>
      </w:pPr>
      <w:r w:rsidRPr="003C59A1">
        <w:rPr>
          <w:rFonts w:ascii="Times New Roman" w:eastAsia="DengXian" w:hAnsi="Times New Roman" w:cs="Times New Roman"/>
          <w:sz w:val="24"/>
          <w:szCs w:val="24"/>
        </w:rPr>
        <w:t>Table S2. Estimation on the VSS equivalent of the putative fermenting bacteria (FI21,22), the</w:t>
      </w:r>
      <w:r w:rsidR="003C59A1" w:rsidRPr="003C59A1">
        <w:rPr>
          <w:rFonts w:ascii="Times New Roman" w:eastAsia="DengXian" w:hAnsi="Times New Roman" w:cs="Times New Roman"/>
          <w:sz w:val="24"/>
          <w:szCs w:val="24"/>
        </w:rPr>
        <w:t xml:space="preserve"> </w:t>
      </w:r>
      <w:r w:rsidRPr="003C59A1">
        <w:rPr>
          <w:rFonts w:ascii="Times New Roman" w:eastAsia="DengXian" w:hAnsi="Times New Roman" w:cs="Times New Roman"/>
          <w:sz w:val="24"/>
          <w:szCs w:val="24"/>
        </w:rPr>
        <w:t>putative SBOBs (FI3,4,7) and the putative SPOBs (DES18-25) identified in the three enriched consortia</w:t>
      </w:r>
      <w:r w:rsidR="003C59A1" w:rsidRPr="003C59A1">
        <w:rPr>
          <w:rFonts w:ascii="Times New Roman" w:eastAsia="DengXian" w:hAnsi="Times New Roman" w:cs="Times New Roman"/>
          <w:sz w:val="24"/>
          <w:szCs w:val="24"/>
        </w:rPr>
        <w:t>.</w:t>
      </w:r>
    </w:p>
    <w:p w14:paraId="684455E0" w14:textId="57F2A415" w:rsidR="00AF3246" w:rsidRPr="003C59A1" w:rsidRDefault="00AF3246" w:rsidP="003E0348">
      <w:pPr>
        <w:spacing w:line="480" w:lineRule="auto"/>
        <w:jc w:val="both"/>
        <w:rPr>
          <w:rFonts w:ascii="Times New Roman" w:eastAsia="DengXian" w:hAnsi="Times New Roman" w:cs="Times New Roman"/>
          <w:sz w:val="24"/>
          <w:szCs w:val="24"/>
        </w:rPr>
      </w:pPr>
    </w:p>
    <w:p w14:paraId="1007C155" w14:textId="77777777" w:rsidR="002540B5" w:rsidRPr="003C59A1" w:rsidRDefault="00603151" w:rsidP="00A1500E">
      <w:pPr>
        <w:spacing w:line="480" w:lineRule="auto"/>
        <w:jc w:val="center"/>
        <w:rPr>
          <w:rFonts w:ascii="Times New Roman" w:hAnsi="Times New Roman" w:cs="Times New Roman"/>
          <w:sz w:val="24"/>
          <w:szCs w:val="24"/>
        </w:rPr>
      </w:pPr>
      <w:r w:rsidRPr="003C59A1">
        <w:rPr>
          <w:rFonts w:ascii="Times New Roman" w:hAnsi="Times New Roman" w:cs="Times New Roman"/>
          <w:noProof/>
          <w:sz w:val="24"/>
          <w:szCs w:val="24"/>
        </w:rPr>
        <w:drawing>
          <wp:inline distT="0" distB="0" distL="0" distR="0" wp14:anchorId="3AC0B2FE" wp14:editId="0D9F9803">
            <wp:extent cx="5879931" cy="287073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818" cy="2900953"/>
                    </a:xfrm>
                    <a:prstGeom prst="rect">
                      <a:avLst/>
                    </a:prstGeom>
                    <a:noFill/>
                  </pic:spPr>
                </pic:pic>
              </a:graphicData>
            </a:graphic>
          </wp:inline>
        </w:drawing>
      </w:r>
    </w:p>
    <w:p w14:paraId="1490A034" w14:textId="691A70A0" w:rsidR="00F43514" w:rsidRPr="003C59A1" w:rsidRDefault="00F43514" w:rsidP="003E0348">
      <w:pPr>
        <w:spacing w:line="480" w:lineRule="auto"/>
        <w:jc w:val="both"/>
        <w:rPr>
          <w:rFonts w:ascii="Times New Roman" w:hAnsi="Times New Roman" w:cs="Times New Roman"/>
          <w:sz w:val="24"/>
          <w:szCs w:val="24"/>
        </w:rPr>
      </w:pPr>
      <w:r w:rsidRPr="003C59A1">
        <w:rPr>
          <w:rFonts w:ascii="Times New Roman" w:hAnsi="Times New Roman" w:cs="Times New Roman"/>
          <w:sz w:val="24"/>
          <w:szCs w:val="24"/>
        </w:rPr>
        <w:t xml:space="preserve">Figure S1. </w:t>
      </w:r>
      <w:r w:rsidR="003C59A1" w:rsidRPr="003C59A1">
        <w:rPr>
          <w:rFonts w:ascii="Times New Roman" w:hAnsi="Times New Roman" w:cs="Times New Roman"/>
          <w:sz w:val="24"/>
          <w:szCs w:val="24"/>
        </w:rPr>
        <w:t>Stepwise</w:t>
      </w:r>
      <w:r w:rsidRPr="003C59A1">
        <w:rPr>
          <w:rFonts w:ascii="Times New Roman" w:hAnsi="Times New Roman" w:cs="Times New Roman"/>
          <w:sz w:val="24"/>
          <w:szCs w:val="24"/>
        </w:rPr>
        <w:t xml:space="preserve"> increment of the organic loading rate and the biogas yield during the enrichment </w:t>
      </w:r>
      <w:r w:rsidR="00CA6388" w:rsidRPr="003C59A1">
        <w:rPr>
          <w:rFonts w:ascii="Times New Roman" w:hAnsi="Times New Roman" w:cs="Times New Roman"/>
          <w:sz w:val="24"/>
          <w:szCs w:val="24"/>
        </w:rPr>
        <w:t xml:space="preserve">of the three consortia </w:t>
      </w:r>
      <w:r w:rsidRPr="003C59A1">
        <w:rPr>
          <w:rFonts w:ascii="Times New Roman" w:hAnsi="Times New Roman" w:cs="Times New Roman"/>
          <w:sz w:val="24"/>
          <w:szCs w:val="24"/>
        </w:rPr>
        <w:t>over a course of 219 days</w:t>
      </w:r>
    </w:p>
    <w:p w14:paraId="47C1BFD3" w14:textId="77777777" w:rsidR="00F43514" w:rsidRPr="003C59A1" w:rsidRDefault="00F43514" w:rsidP="003E0348">
      <w:pPr>
        <w:spacing w:line="480" w:lineRule="auto"/>
        <w:jc w:val="both"/>
        <w:rPr>
          <w:rFonts w:ascii="Times New Roman" w:eastAsia="DengXian" w:hAnsi="Times New Roman" w:cs="Times New Roman"/>
          <w:sz w:val="24"/>
          <w:szCs w:val="24"/>
        </w:rPr>
      </w:pPr>
    </w:p>
    <w:p w14:paraId="6EE8E15F" w14:textId="14166E34" w:rsidR="00603151" w:rsidRPr="003C59A1" w:rsidRDefault="0062163A" w:rsidP="003E0348">
      <w:pPr>
        <w:spacing w:line="480" w:lineRule="auto"/>
        <w:jc w:val="both"/>
        <w:rPr>
          <w:rFonts w:ascii="Times New Roman" w:hAnsi="Times New Roman" w:cs="Times New Roman"/>
          <w:sz w:val="24"/>
          <w:szCs w:val="24"/>
        </w:rPr>
      </w:pPr>
      <w:r w:rsidRPr="003C59A1">
        <w:rPr>
          <w:rFonts w:ascii="Times New Roman" w:hAnsi="Times New Roman" w:cs="Times New Roman"/>
          <w:noProof/>
          <w:sz w:val="24"/>
          <w:szCs w:val="24"/>
        </w:rPr>
        <w:lastRenderedPageBreak/>
        <w:drawing>
          <wp:inline distT="0" distB="0" distL="0" distR="0" wp14:anchorId="3B8E86CD" wp14:editId="47AE0351">
            <wp:extent cx="8863330" cy="507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s2.tif"/>
                    <pic:cNvPicPr/>
                  </pic:nvPicPr>
                  <pic:blipFill>
                    <a:blip r:embed="rId10">
                      <a:extLst>
                        <a:ext uri="{28A0092B-C50C-407E-A947-70E740481C1C}">
                          <a14:useLocalDpi xmlns:a14="http://schemas.microsoft.com/office/drawing/2010/main" val="0"/>
                        </a:ext>
                      </a:extLst>
                    </a:blip>
                    <a:stretch>
                      <a:fillRect/>
                    </a:stretch>
                  </pic:blipFill>
                  <pic:spPr>
                    <a:xfrm>
                      <a:off x="0" y="0"/>
                      <a:ext cx="8863330" cy="5076190"/>
                    </a:xfrm>
                    <a:prstGeom prst="rect">
                      <a:avLst/>
                    </a:prstGeom>
                  </pic:spPr>
                </pic:pic>
              </a:graphicData>
            </a:graphic>
          </wp:inline>
        </w:drawing>
      </w:r>
    </w:p>
    <w:p w14:paraId="4AF7F80B" w14:textId="3B15995C" w:rsidR="005E57AB" w:rsidRPr="003C59A1" w:rsidRDefault="00E72FD0" w:rsidP="00F3515E">
      <w:pPr>
        <w:spacing w:line="240" w:lineRule="auto"/>
        <w:jc w:val="both"/>
        <w:rPr>
          <w:rFonts w:ascii="Times New Roman" w:hAnsi="Times New Roman" w:cs="Times New Roman"/>
          <w:sz w:val="24"/>
          <w:szCs w:val="24"/>
        </w:rPr>
      </w:pPr>
      <w:r w:rsidRPr="003C59A1">
        <w:rPr>
          <w:rFonts w:ascii="Times New Roman" w:hAnsi="Times New Roman" w:cs="Times New Roman"/>
          <w:sz w:val="24"/>
          <w:szCs w:val="24"/>
        </w:rPr>
        <w:t xml:space="preserve">Figure </w:t>
      </w:r>
      <w:r w:rsidR="00C14725" w:rsidRPr="003C59A1">
        <w:rPr>
          <w:rFonts w:ascii="Times New Roman" w:hAnsi="Times New Roman" w:cs="Times New Roman"/>
          <w:sz w:val="24"/>
          <w:szCs w:val="24"/>
        </w:rPr>
        <w:t>S</w:t>
      </w:r>
      <w:r w:rsidRPr="003C59A1">
        <w:rPr>
          <w:rFonts w:ascii="Times New Roman" w:hAnsi="Times New Roman" w:cs="Times New Roman"/>
          <w:sz w:val="24"/>
          <w:szCs w:val="24"/>
        </w:rPr>
        <w:t>2. Schematic illustration of the stimuli experiment.</w:t>
      </w:r>
      <w:r w:rsidR="00B67C98" w:rsidRPr="003C59A1">
        <w:rPr>
          <w:rFonts w:ascii="Times New Roman" w:hAnsi="Times New Roman" w:cs="Times New Roman"/>
          <w:sz w:val="24"/>
          <w:szCs w:val="24"/>
          <w:vertAlign w:val="superscript"/>
        </w:rPr>
        <w:t xml:space="preserve"> </w:t>
      </w:r>
      <w:r w:rsidR="00CA6388" w:rsidRPr="003C59A1">
        <w:rPr>
          <w:rFonts w:ascii="Times New Roman" w:hAnsi="Times New Roman" w:cs="Times New Roman"/>
          <w:sz w:val="24"/>
          <w:szCs w:val="24"/>
          <w:vertAlign w:val="superscript"/>
        </w:rPr>
        <w:t>1</w:t>
      </w:r>
      <w:r w:rsidRPr="003C59A1">
        <w:rPr>
          <w:rFonts w:ascii="Times New Roman" w:hAnsi="Times New Roman" w:cs="Times New Roman"/>
          <w:sz w:val="24"/>
          <w:szCs w:val="24"/>
        </w:rPr>
        <w:t xml:space="preserve">The combined substrate </w:t>
      </w:r>
      <w:r w:rsidR="00CA6388" w:rsidRPr="003C59A1">
        <w:rPr>
          <w:rFonts w:ascii="Times New Roman" w:hAnsi="Times New Roman" w:cs="Times New Roman"/>
          <w:sz w:val="24"/>
          <w:szCs w:val="24"/>
        </w:rPr>
        <w:t xml:space="preserve">denoted as ‘G:B:P=1:1:1’ </w:t>
      </w:r>
      <w:r w:rsidRPr="003C59A1">
        <w:rPr>
          <w:rFonts w:ascii="Times New Roman" w:hAnsi="Times New Roman" w:cs="Times New Roman"/>
          <w:sz w:val="24"/>
          <w:szCs w:val="24"/>
        </w:rPr>
        <w:t>in the 4</w:t>
      </w:r>
      <w:r w:rsidRPr="003C59A1">
        <w:rPr>
          <w:rFonts w:ascii="Times New Roman" w:hAnsi="Times New Roman" w:cs="Times New Roman"/>
          <w:sz w:val="24"/>
          <w:szCs w:val="24"/>
          <w:vertAlign w:val="superscript"/>
        </w:rPr>
        <w:t>th</w:t>
      </w:r>
      <w:r w:rsidRPr="003C59A1">
        <w:rPr>
          <w:rFonts w:ascii="Times New Roman" w:hAnsi="Times New Roman" w:cs="Times New Roman"/>
          <w:sz w:val="24"/>
          <w:szCs w:val="24"/>
        </w:rPr>
        <w:t xml:space="preserve"> batch is a combination of </w:t>
      </w:r>
      <w:proofErr w:type="spellStart"/>
      <w:r w:rsidRPr="003C59A1">
        <w:rPr>
          <w:rFonts w:ascii="Times New Roman" w:hAnsi="Times New Roman" w:cs="Times New Roman"/>
          <w:sz w:val="24"/>
          <w:szCs w:val="24"/>
        </w:rPr>
        <w:t>glucose:butyrate:propionate</w:t>
      </w:r>
      <w:proofErr w:type="spellEnd"/>
      <w:r w:rsidRPr="003C59A1">
        <w:rPr>
          <w:rFonts w:ascii="Times New Roman" w:hAnsi="Times New Roman" w:cs="Times New Roman"/>
          <w:sz w:val="24"/>
          <w:szCs w:val="24"/>
        </w:rPr>
        <w:t xml:space="preserve"> as co-substrates in a ratio of 1:1:1 (COD:COD:COD)</w:t>
      </w:r>
      <w:r w:rsidR="001C6296" w:rsidRPr="003C59A1">
        <w:rPr>
          <w:rFonts w:ascii="Times New Roman" w:hAnsi="Times New Roman" w:cs="Times New Roman"/>
          <w:sz w:val="24"/>
          <w:szCs w:val="24"/>
        </w:rPr>
        <w:t>.</w:t>
      </w:r>
    </w:p>
    <w:p w14:paraId="6724A9A6" w14:textId="77777777" w:rsidR="005E57AB" w:rsidRPr="003C59A1" w:rsidRDefault="005E57AB">
      <w:pPr>
        <w:rPr>
          <w:rFonts w:ascii="Times New Roman" w:hAnsi="Times New Roman" w:cs="Times New Roman"/>
          <w:sz w:val="24"/>
          <w:szCs w:val="24"/>
        </w:rPr>
      </w:pPr>
      <w:r w:rsidRPr="003C59A1">
        <w:rPr>
          <w:rFonts w:ascii="Times New Roman" w:eastAsia="DengXian" w:hAnsi="Times New Roman" w:cs="Times New Roman"/>
          <w:noProof/>
          <w:sz w:val="24"/>
          <w:szCs w:val="24"/>
        </w:rPr>
        <w:lastRenderedPageBreak/>
        <w:drawing>
          <wp:inline distT="0" distB="0" distL="0" distR="0" wp14:anchorId="6934017E" wp14:editId="09729DA5">
            <wp:extent cx="9681845" cy="458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s10.tif"/>
                    <pic:cNvPicPr/>
                  </pic:nvPicPr>
                  <pic:blipFill>
                    <a:blip r:embed="rId11">
                      <a:extLst>
                        <a:ext uri="{28A0092B-C50C-407E-A947-70E740481C1C}">
                          <a14:useLocalDpi xmlns:a14="http://schemas.microsoft.com/office/drawing/2010/main" val="0"/>
                        </a:ext>
                      </a:extLst>
                    </a:blip>
                    <a:stretch>
                      <a:fillRect/>
                    </a:stretch>
                  </pic:blipFill>
                  <pic:spPr>
                    <a:xfrm>
                      <a:off x="0" y="0"/>
                      <a:ext cx="9698881" cy="4597900"/>
                    </a:xfrm>
                    <a:prstGeom prst="rect">
                      <a:avLst/>
                    </a:prstGeom>
                  </pic:spPr>
                </pic:pic>
              </a:graphicData>
            </a:graphic>
          </wp:inline>
        </w:drawing>
      </w:r>
      <w:r w:rsidRPr="003C59A1">
        <w:rPr>
          <w:rFonts w:ascii="Times New Roman" w:hAnsi="Times New Roman" w:cs="Times New Roman"/>
          <w:sz w:val="24"/>
          <w:szCs w:val="24"/>
        </w:rPr>
        <w:t xml:space="preserve"> </w:t>
      </w:r>
    </w:p>
    <w:p w14:paraId="05689E9B" w14:textId="77777777" w:rsidR="005E57AB" w:rsidRPr="003C59A1" w:rsidRDefault="005E57AB" w:rsidP="00F3515E">
      <w:pPr>
        <w:spacing w:line="240" w:lineRule="auto"/>
        <w:jc w:val="both"/>
        <w:rPr>
          <w:rFonts w:ascii="Times New Roman" w:eastAsia="DengXian" w:hAnsi="Times New Roman" w:cs="Times New Roman"/>
          <w:sz w:val="24"/>
          <w:szCs w:val="24"/>
        </w:rPr>
      </w:pPr>
      <w:r w:rsidRPr="003C59A1">
        <w:rPr>
          <w:rFonts w:ascii="Times New Roman" w:eastAsia="DengXian" w:hAnsi="Times New Roman" w:cs="Times New Roman"/>
          <w:sz w:val="24"/>
          <w:szCs w:val="24"/>
        </w:rPr>
        <w:t>Figure S3. Profile of short-chain fatty acids (SCFAs) and H</w:t>
      </w:r>
      <w:r w:rsidRPr="003C59A1">
        <w:rPr>
          <w:rFonts w:ascii="Times New Roman" w:eastAsia="DengXian" w:hAnsi="Times New Roman" w:cs="Times New Roman"/>
          <w:sz w:val="24"/>
          <w:szCs w:val="24"/>
          <w:vertAlign w:val="subscript"/>
        </w:rPr>
        <w:t>2</w:t>
      </w:r>
      <w:r w:rsidRPr="003C59A1">
        <w:rPr>
          <w:rFonts w:ascii="Times New Roman" w:eastAsia="DengXian" w:hAnsi="Times New Roman" w:cs="Times New Roman"/>
          <w:sz w:val="24"/>
          <w:szCs w:val="24"/>
        </w:rPr>
        <w:t xml:space="preserve"> dynamics in Consortia-B, a) when butyrate was supplied as the primary substrate, b) when propionate was supplied as the primary substrate, c) when crotonate was provided as the primary substrate, d) when </w:t>
      </w:r>
      <w:proofErr w:type="spellStart"/>
      <w:r w:rsidRPr="003C59A1">
        <w:rPr>
          <w:rFonts w:ascii="Times New Roman" w:eastAsia="DengXian" w:hAnsi="Times New Roman" w:cs="Times New Roman"/>
          <w:sz w:val="24"/>
          <w:szCs w:val="24"/>
        </w:rPr>
        <w:t>glucose:butyrate:propionate</w:t>
      </w:r>
      <w:proofErr w:type="spellEnd"/>
      <w:r w:rsidRPr="003C59A1">
        <w:rPr>
          <w:rFonts w:ascii="Times New Roman" w:eastAsia="DengXian" w:hAnsi="Times New Roman" w:cs="Times New Roman"/>
          <w:sz w:val="24"/>
          <w:szCs w:val="24"/>
        </w:rPr>
        <w:t xml:space="preserve"> = 1:1:1 (COD:COD:COD) was provided as co-substrates, and e) when glucose was provided as the primary substrate. Arrows in purple indicate the time points when sludge samples were retrieved for metatranscriptome analysis.</w:t>
      </w:r>
    </w:p>
    <w:p w14:paraId="52698D16" w14:textId="77777777" w:rsidR="00F3515E" w:rsidRPr="003C59A1" w:rsidRDefault="00F3515E">
      <w:pPr>
        <w:rPr>
          <w:rFonts w:ascii="Times New Roman" w:hAnsi="Times New Roman" w:cs="Times New Roman"/>
          <w:sz w:val="24"/>
          <w:szCs w:val="24"/>
        </w:rPr>
      </w:pPr>
      <w:r w:rsidRPr="003C59A1">
        <w:rPr>
          <w:rFonts w:ascii="Times New Roman" w:eastAsia="DengXian" w:hAnsi="Times New Roman" w:cs="Times New Roman"/>
          <w:noProof/>
          <w:sz w:val="24"/>
          <w:szCs w:val="24"/>
        </w:rPr>
        <w:lastRenderedPageBreak/>
        <w:drawing>
          <wp:inline distT="0" distB="0" distL="0" distR="0" wp14:anchorId="14C2D0FB" wp14:editId="7693B4EF">
            <wp:extent cx="9309807" cy="4819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s11.tif"/>
                    <pic:cNvPicPr/>
                  </pic:nvPicPr>
                  <pic:blipFill>
                    <a:blip r:embed="rId12">
                      <a:extLst>
                        <a:ext uri="{28A0092B-C50C-407E-A947-70E740481C1C}">
                          <a14:useLocalDpi xmlns:a14="http://schemas.microsoft.com/office/drawing/2010/main" val="0"/>
                        </a:ext>
                      </a:extLst>
                    </a:blip>
                    <a:stretch>
                      <a:fillRect/>
                    </a:stretch>
                  </pic:blipFill>
                  <pic:spPr>
                    <a:xfrm>
                      <a:off x="0" y="0"/>
                      <a:ext cx="9329002" cy="4829587"/>
                    </a:xfrm>
                    <a:prstGeom prst="rect">
                      <a:avLst/>
                    </a:prstGeom>
                  </pic:spPr>
                </pic:pic>
              </a:graphicData>
            </a:graphic>
          </wp:inline>
        </w:drawing>
      </w:r>
    </w:p>
    <w:p w14:paraId="1DD91EFF" w14:textId="168C1556" w:rsidR="00F3515E" w:rsidRPr="003C59A1" w:rsidRDefault="00F3515E" w:rsidP="00F3515E">
      <w:pPr>
        <w:spacing w:line="240" w:lineRule="auto"/>
        <w:jc w:val="both"/>
        <w:rPr>
          <w:rFonts w:ascii="Times New Roman" w:eastAsia="DengXian" w:hAnsi="Times New Roman" w:cs="Times New Roman"/>
          <w:sz w:val="24"/>
          <w:szCs w:val="24"/>
        </w:rPr>
      </w:pPr>
      <w:r w:rsidRPr="003C59A1">
        <w:rPr>
          <w:rFonts w:ascii="Times New Roman" w:eastAsia="DengXian" w:hAnsi="Times New Roman" w:cs="Times New Roman"/>
          <w:sz w:val="24"/>
          <w:szCs w:val="24"/>
        </w:rPr>
        <w:t>Figure S4. Profile of short-chain fatty acids (SCFAs) and H</w:t>
      </w:r>
      <w:r w:rsidRPr="003C59A1">
        <w:rPr>
          <w:rFonts w:ascii="Times New Roman" w:eastAsia="DengXian" w:hAnsi="Times New Roman" w:cs="Times New Roman"/>
          <w:sz w:val="24"/>
          <w:szCs w:val="24"/>
          <w:vertAlign w:val="subscript"/>
        </w:rPr>
        <w:t>2</w:t>
      </w:r>
      <w:r w:rsidRPr="003C59A1">
        <w:rPr>
          <w:rFonts w:ascii="Times New Roman" w:eastAsia="DengXian" w:hAnsi="Times New Roman" w:cs="Times New Roman"/>
          <w:sz w:val="24"/>
          <w:szCs w:val="24"/>
        </w:rPr>
        <w:t xml:space="preserve"> dynamics in Consortia-P, a) when butyrate was supplied as the primary substrate, b) when propionate was supplied as the primary substrate, c) when </w:t>
      </w:r>
      <w:r w:rsidR="00CA6388" w:rsidRPr="003C59A1">
        <w:rPr>
          <w:rFonts w:ascii="Times New Roman" w:eastAsia="DengXian" w:hAnsi="Times New Roman" w:cs="Times New Roman"/>
          <w:sz w:val="24"/>
          <w:szCs w:val="24"/>
        </w:rPr>
        <w:t>fumarate</w:t>
      </w:r>
      <w:r w:rsidRPr="003C59A1">
        <w:rPr>
          <w:rFonts w:ascii="Times New Roman" w:eastAsia="DengXian" w:hAnsi="Times New Roman" w:cs="Times New Roman"/>
          <w:sz w:val="24"/>
          <w:szCs w:val="24"/>
        </w:rPr>
        <w:t xml:space="preserve"> was provided as the primary substrate, d) when </w:t>
      </w:r>
      <w:proofErr w:type="spellStart"/>
      <w:r w:rsidRPr="003C59A1">
        <w:rPr>
          <w:rFonts w:ascii="Times New Roman" w:eastAsia="DengXian" w:hAnsi="Times New Roman" w:cs="Times New Roman"/>
          <w:sz w:val="24"/>
          <w:szCs w:val="24"/>
        </w:rPr>
        <w:t>glucose:butyrate:propionate</w:t>
      </w:r>
      <w:proofErr w:type="spellEnd"/>
      <w:r w:rsidRPr="003C59A1">
        <w:rPr>
          <w:rFonts w:ascii="Times New Roman" w:eastAsia="DengXian" w:hAnsi="Times New Roman" w:cs="Times New Roman"/>
          <w:sz w:val="24"/>
          <w:szCs w:val="24"/>
        </w:rPr>
        <w:t xml:space="preserve"> = 1:1:1 (COD:COD:COD) was provided as co-substrates, and e) when glucose was provided as the primary substrate. Arrows in purple indicate the time points when sludge samples were retrieved for metatranscriptome analysis.</w:t>
      </w:r>
    </w:p>
    <w:p w14:paraId="3496FACB" w14:textId="77777777" w:rsidR="00F3515E" w:rsidRPr="003C59A1" w:rsidRDefault="00F3515E" w:rsidP="00F3515E">
      <w:pPr>
        <w:jc w:val="center"/>
        <w:rPr>
          <w:rFonts w:ascii="Times New Roman" w:hAnsi="Times New Roman" w:cs="Times New Roman"/>
          <w:sz w:val="24"/>
          <w:szCs w:val="24"/>
        </w:rPr>
      </w:pPr>
      <w:r w:rsidRPr="003C59A1">
        <w:rPr>
          <w:rFonts w:ascii="Times New Roman" w:eastAsia="DengXian" w:hAnsi="Times New Roman" w:cs="Times New Roman"/>
          <w:noProof/>
          <w:sz w:val="24"/>
          <w:szCs w:val="24"/>
        </w:rPr>
        <w:lastRenderedPageBreak/>
        <w:drawing>
          <wp:inline distT="0" distB="0" distL="0" distR="0" wp14:anchorId="607C3FC5" wp14:editId="59149422">
            <wp:extent cx="7153275" cy="403223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s12.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73452" cy="4043611"/>
                    </a:xfrm>
                    <a:prstGeom prst="rect">
                      <a:avLst/>
                    </a:prstGeom>
                  </pic:spPr>
                </pic:pic>
              </a:graphicData>
            </a:graphic>
          </wp:inline>
        </w:drawing>
      </w:r>
    </w:p>
    <w:p w14:paraId="048D33DF" w14:textId="0BA54EF7" w:rsidR="00F3515E" w:rsidRPr="003C59A1" w:rsidRDefault="00F3515E" w:rsidP="00F3515E">
      <w:pPr>
        <w:spacing w:line="240" w:lineRule="auto"/>
        <w:jc w:val="both"/>
        <w:rPr>
          <w:rFonts w:ascii="Times New Roman" w:eastAsia="DengXian" w:hAnsi="Times New Roman" w:cs="Times New Roman"/>
          <w:sz w:val="24"/>
          <w:szCs w:val="24"/>
        </w:rPr>
        <w:sectPr w:rsidR="00F3515E" w:rsidRPr="003C59A1" w:rsidSect="00233403">
          <w:pgSz w:w="16838" w:h="11906" w:orient="landscape"/>
          <w:pgMar w:top="1440" w:right="1440" w:bottom="1440" w:left="1440" w:header="708" w:footer="708" w:gutter="0"/>
          <w:cols w:space="708"/>
          <w:docGrid w:linePitch="360"/>
        </w:sectPr>
      </w:pPr>
      <w:bookmarkStart w:id="5" w:name="_Hlk114138236"/>
      <w:r w:rsidRPr="003C59A1">
        <w:rPr>
          <w:rFonts w:ascii="Times New Roman" w:eastAsia="DengXian" w:hAnsi="Times New Roman" w:cs="Times New Roman"/>
          <w:sz w:val="24"/>
          <w:szCs w:val="24"/>
        </w:rPr>
        <w:t>Figure S5. Profile of short-chain fatty acids (SCFAs) and H</w:t>
      </w:r>
      <w:r w:rsidRPr="003C59A1">
        <w:rPr>
          <w:rFonts w:ascii="Times New Roman" w:eastAsia="DengXian" w:hAnsi="Times New Roman" w:cs="Times New Roman"/>
          <w:sz w:val="24"/>
          <w:szCs w:val="24"/>
          <w:vertAlign w:val="subscript"/>
        </w:rPr>
        <w:t>2</w:t>
      </w:r>
      <w:r w:rsidRPr="003C59A1">
        <w:rPr>
          <w:rFonts w:ascii="Times New Roman" w:eastAsia="DengXian" w:hAnsi="Times New Roman" w:cs="Times New Roman"/>
          <w:sz w:val="24"/>
          <w:szCs w:val="24"/>
        </w:rPr>
        <w:t xml:space="preserve"> dynamics in Consortia-G, a) when butyrate was supplied as the primary substrate, b) when propionate was supplied as the primary substrate, c) when </w:t>
      </w:r>
      <w:proofErr w:type="spellStart"/>
      <w:r w:rsidRPr="003C59A1">
        <w:rPr>
          <w:rFonts w:ascii="Times New Roman" w:eastAsia="DengXian" w:hAnsi="Times New Roman" w:cs="Times New Roman"/>
          <w:sz w:val="24"/>
          <w:szCs w:val="24"/>
        </w:rPr>
        <w:t>glucose:butyrate:propionate</w:t>
      </w:r>
      <w:proofErr w:type="spellEnd"/>
      <w:r w:rsidRPr="003C59A1">
        <w:rPr>
          <w:rFonts w:ascii="Times New Roman" w:eastAsia="DengXian" w:hAnsi="Times New Roman" w:cs="Times New Roman"/>
          <w:sz w:val="24"/>
          <w:szCs w:val="24"/>
        </w:rPr>
        <w:t xml:space="preserve"> = 1:1:1 (COD:COD:COD) was provided as co-substrates, and </w:t>
      </w:r>
      <w:r w:rsidR="00CA6388" w:rsidRPr="003C59A1">
        <w:rPr>
          <w:rFonts w:ascii="Times New Roman" w:eastAsia="DengXian" w:hAnsi="Times New Roman" w:cs="Times New Roman"/>
          <w:sz w:val="24"/>
          <w:szCs w:val="24"/>
        </w:rPr>
        <w:t>d</w:t>
      </w:r>
      <w:r w:rsidRPr="003C59A1">
        <w:rPr>
          <w:rFonts w:ascii="Times New Roman" w:eastAsia="DengXian" w:hAnsi="Times New Roman" w:cs="Times New Roman"/>
          <w:sz w:val="24"/>
          <w:szCs w:val="24"/>
        </w:rPr>
        <w:t>) when glucose was provided as the primary substrate. Arrows in purple indicate the time points when sludge samples were retrieved for metatranscriptome analysis.</w:t>
      </w:r>
    </w:p>
    <w:bookmarkEnd w:id="5"/>
    <w:p w14:paraId="694FE5D6" w14:textId="47FE5EF2" w:rsidR="00F3515E" w:rsidRPr="003C59A1" w:rsidRDefault="00F3515E" w:rsidP="00F3515E">
      <w:pPr>
        <w:spacing w:line="240" w:lineRule="auto"/>
        <w:jc w:val="both"/>
        <w:rPr>
          <w:rFonts w:ascii="Times New Roman" w:eastAsia="DengXian" w:hAnsi="Times New Roman" w:cs="Times New Roman"/>
          <w:sz w:val="24"/>
          <w:szCs w:val="24"/>
        </w:rPr>
      </w:pPr>
    </w:p>
    <w:p w14:paraId="0ABBA05D" w14:textId="3D91D45D" w:rsidR="00733F07" w:rsidRPr="003C59A1" w:rsidRDefault="00B77A56" w:rsidP="00C92C31">
      <w:pPr>
        <w:jc w:val="both"/>
        <w:rPr>
          <w:rFonts w:ascii="Times New Roman" w:hAnsi="Times New Roman" w:cs="Times New Roman"/>
          <w:sz w:val="24"/>
          <w:szCs w:val="24"/>
        </w:rPr>
      </w:pPr>
      <w:r w:rsidRPr="003C59A1">
        <w:rPr>
          <w:rFonts w:ascii="Times New Roman" w:hAnsi="Times New Roman" w:cs="Times New Roman"/>
          <w:noProof/>
          <w:sz w:val="24"/>
          <w:szCs w:val="24"/>
        </w:rPr>
        <w:drawing>
          <wp:inline distT="0" distB="0" distL="0" distR="0" wp14:anchorId="3E25962C" wp14:editId="7FF3E580">
            <wp:extent cx="5731510" cy="53200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S3.tif"/>
                    <pic:cNvPicPr/>
                  </pic:nvPicPr>
                  <pic:blipFill>
                    <a:blip r:embed="rId14">
                      <a:extLst>
                        <a:ext uri="{28A0092B-C50C-407E-A947-70E740481C1C}">
                          <a14:useLocalDpi xmlns:a14="http://schemas.microsoft.com/office/drawing/2010/main" val="0"/>
                        </a:ext>
                      </a:extLst>
                    </a:blip>
                    <a:stretch>
                      <a:fillRect/>
                    </a:stretch>
                  </pic:blipFill>
                  <pic:spPr>
                    <a:xfrm>
                      <a:off x="0" y="0"/>
                      <a:ext cx="5731510" cy="5320030"/>
                    </a:xfrm>
                    <a:prstGeom prst="rect">
                      <a:avLst/>
                    </a:prstGeom>
                  </pic:spPr>
                </pic:pic>
              </a:graphicData>
            </a:graphic>
          </wp:inline>
        </w:drawing>
      </w:r>
      <w:r w:rsidR="00632015" w:rsidRPr="003C59A1">
        <w:rPr>
          <w:rFonts w:ascii="Times New Roman" w:hAnsi="Times New Roman" w:cs="Times New Roman"/>
          <w:sz w:val="24"/>
          <w:szCs w:val="24"/>
        </w:rPr>
        <w:t>Figure S</w:t>
      </w:r>
      <w:r w:rsidR="00F3515E" w:rsidRPr="003C59A1">
        <w:rPr>
          <w:rFonts w:ascii="Times New Roman" w:hAnsi="Times New Roman" w:cs="Times New Roman"/>
          <w:sz w:val="24"/>
          <w:szCs w:val="24"/>
        </w:rPr>
        <w:t>6</w:t>
      </w:r>
      <w:r w:rsidR="00632015" w:rsidRPr="003C59A1">
        <w:rPr>
          <w:rFonts w:ascii="Times New Roman" w:hAnsi="Times New Roman" w:cs="Times New Roman"/>
          <w:sz w:val="24"/>
          <w:szCs w:val="24"/>
        </w:rPr>
        <w:t xml:space="preserve">. </w:t>
      </w:r>
      <w:r w:rsidR="00C92C31" w:rsidRPr="003C59A1">
        <w:rPr>
          <w:rFonts w:ascii="Times New Roman" w:hAnsi="Times New Roman" w:cs="Times New Roman"/>
          <w:sz w:val="24"/>
          <w:szCs w:val="24"/>
        </w:rPr>
        <w:t xml:space="preserve">Sludge </w:t>
      </w:r>
      <w:r w:rsidR="00632015" w:rsidRPr="003C59A1">
        <w:rPr>
          <w:rFonts w:ascii="Times New Roman" w:hAnsi="Times New Roman" w:cs="Times New Roman"/>
          <w:sz w:val="24"/>
          <w:szCs w:val="24"/>
        </w:rPr>
        <w:t>VS</w:t>
      </w:r>
      <w:r w:rsidR="00412390" w:rsidRPr="003C59A1">
        <w:rPr>
          <w:rFonts w:ascii="Times New Roman" w:hAnsi="Times New Roman" w:cs="Times New Roman"/>
          <w:sz w:val="24"/>
          <w:szCs w:val="24"/>
        </w:rPr>
        <w:t>S</w:t>
      </w:r>
      <w:r w:rsidR="00632015" w:rsidRPr="003C59A1">
        <w:rPr>
          <w:rFonts w:ascii="Times New Roman" w:hAnsi="Times New Roman" w:cs="Times New Roman"/>
          <w:sz w:val="24"/>
          <w:szCs w:val="24"/>
        </w:rPr>
        <w:t xml:space="preserve"> content </w:t>
      </w:r>
      <w:r w:rsidR="00CA6388" w:rsidRPr="003C59A1">
        <w:rPr>
          <w:rFonts w:ascii="Times New Roman" w:hAnsi="Times New Roman" w:cs="Times New Roman"/>
          <w:sz w:val="24"/>
          <w:szCs w:val="24"/>
        </w:rPr>
        <w:t xml:space="preserve">measured </w:t>
      </w:r>
      <w:r w:rsidR="00632015" w:rsidRPr="003C59A1">
        <w:rPr>
          <w:rFonts w:ascii="Times New Roman" w:hAnsi="Times New Roman" w:cs="Times New Roman"/>
          <w:sz w:val="24"/>
          <w:szCs w:val="24"/>
        </w:rPr>
        <w:t>of th</w:t>
      </w:r>
      <w:r w:rsidR="00C92C31" w:rsidRPr="003C59A1">
        <w:rPr>
          <w:rFonts w:ascii="Times New Roman" w:hAnsi="Times New Roman" w:cs="Times New Roman"/>
          <w:sz w:val="24"/>
          <w:szCs w:val="24"/>
        </w:rPr>
        <w:t xml:space="preserve">e </w:t>
      </w:r>
      <w:r w:rsidR="00632015" w:rsidRPr="003C59A1">
        <w:rPr>
          <w:rFonts w:ascii="Times New Roman" w:hAnsi="Times New Roman" w:cs="Times New Roman"/>
          <w:sz w:val="24"/>
          <w:szCs w:val="24"/>
        </w:rPr>
        <w:t>three consortia</w:t>
      </w:r>
      <w:r w:rsidR="00C92C31" w:rsidRPr="003C59A1">
        <w:rPr>
          <w:rFonts w:ascii="Times New Roman" w:hAnsi="Times New Roman" w:cs="Times New Roman"/>
          <w:sz w:val="24"/>
          <w:szCs w:val="24"/>
        </w:rPr>
        <w:t xml:space="preserve"> </w:t>
      </w:r>
      <w:r w:rsidR="00632015" w:rsidRPr="003C59A1">
        <w:rPr>
          <w:rFonts w:ascii="Times New Roman" w:hAnsi="Times New Roman" w:cs="Times New Roman"/>
          <w:sz w:val="24"/>
          <w:szCs w:val="24"/>
        </w:rPr>
        <w:t xml:space="preserve">over the course of the </w:t>
      </w:r>
      <w:r w:rsidR="00CA6388" w:rsidRPr="003C59A1">
        <w:rPr>
          <w:rFonts w:ascii="Times New Roman" w:hAnsi="Times New Roman" w:cs="Times New Roman"/>
          <w:sz w:val="24"/>
          <w:szCs w:val="24"/>
        </w:rPr>
        <w:t xml:space="preserve">219 days </w:t>
      </w:r>
      <w:r w:rsidR="00632015" w:rsidRPr="003C59A1">
        <w:rPr>
          <w:rFonts w:ascii="Times New Roman" w:hAnsi="Times New Roman" w:cs="Times New Roman"/>
          <w:sz w:val="24"/>
          <w:szCs w:val="24"/>
        </w:rPr>
        <w:t>enrichment</w:t>
      </w:r>
    </w:p>
    <w:p w14:paraId="4DA3E3CA" w14:textId="77777777" w:rsidR="00733F07" w:rsidRPr="003C59A1" w:rsidRDefault="00733F07">
      <w:pPr>
        <w:rPr>
          <w:rFonts w:ascii="Times New Roman" w:hAnsi="Times New Roman" w:cs="Times New Roman"/>
          <w:sz w:val="24"/>
          <w:szCs w:val="24"/>
        </w:rPr>
      </w:pPr>
      <w:r w:rsidRPr="003C59A1">
        <w:rPr>
          <w:rFonts w:ascii="Times New Roman" w:hAnsi="Times New Roman" w:cs="Times New Roman"/>
          <w:sz w:val="24"/>
          <w:szCs w:val="24"/>
        </w:rPr>
        <w:br w:type="page"/>
      </w:r>
    </w:p>
    <w:p w14:paraId="32DA0C27" w14:textId="77777777" w:rsidR="00F3515E" w:rsidRPr="003C59A1" w:rsidRDefault="00F3515E" w:rsidP="003E0348">
      <w:pPr>
        <w:spacing w:line="480" w:lineRule="auto"/>
        <w:jc w:val="center"/>
        <w:rPr>
          <w:rFonts w:ascii="Times New Roman" w:hAnsi="Times New Roman" w:cs="Times New Roman"/>
          <w:sz w:val="24"/>
          <w:szCs w:val="24"/>
        </w:rPr>
        <w:sectPr w:rsidR="00F3515E" w:rsidRPr="003C59A1" w:rsidSect="00F3515E">
          <w:pgSz w:w="11906" w:h="16838"/>
          <w:pgMar w:top="1440" w:right="1440" w:bottom="1440" w:left="1440" w:header="708" w:footer="708" w:gutter="0"/>
          <w:cols w:space="708"/>
          <w:docGrid w:linePitch="360"/>
        </w:sectPr>
      </w:pPr>
    </w:p>
    <w:tbl>
      <w:tblPr>
        <w:tblW w:w="31680" w:type="dxa"/>
        <w:tblInd w:w="-1440" w:type="dxa"/>
        <w:tblLook w:val="04A0" w:firstRow="1" w:lastRow="0" w:firstColumn="1" w:lastColumn="0" w:noHBand="0" w:noVBand="1"/>
      </w:tblPr>
      <w:tblGrid>
        <w:gridCol w:w="1920"/>
        <w:gridCol w:w="9932"/>
        <w:gridCol w:w="529"/>
        <w:gridCol w:w="122"/>
        <w:gridCol w:w="600"/>
        <w:gridCol w:w="600"/>
        <w:gridCol w:w="600"/>
        <w:gridCol w:w="600"/>
        <w:gridCol w:w="600"/>
        <w:gridCol w:w="600"/>
        <w:gridCol w:w="600"/>
        <w:gridCol w:w="600"/>
        <w:gridCol w:w="600"/>
        <w:gridCol w:w="644"/>
        <w:gridCol w:w="600"/>
        <w:gridCol w:w="600"/>
        <w:gridCol w:w="600"/>
        <w:gridCol w:w="600"/>
        <w:gridCol w:w="600"/>
        <w:gridCol w:w="644"/>
        <w:gridCol w:w="600"/>
        <w:gridCol w:w="600"/>
        <w:gridCol w:w="600"/>
        <w:gridCol w:w="600"/>
        <w:gridCol w:w="600"/>
        <w:gridCol w:w="600"/>
        <w:gridCol w:w="644"/>
        <w:gridCol w:w="600"/>
        <w:gridCol w:w="600"/>
        <w:gridCol w:w="600"/>
        <w:gridCol w:w="600"/>
        <w:gridCol w:w="600"/>
        <w:gridCol w:w="644"/>
        <w:gridCol w:w="600"/>
        <w:gridCol w:w="600"/>
        <w:gridCol w:w="600"/>
        <w:gridCol w:w="600"/>
      </w:tblGrid>
      <w:tr w:rsidR="00FB2F4D" w:rsidRPr="00E74AE2" w14:paraId="2925E7B8" w14:textId="77777777" w:rsidTr="00F3515E">
        <w:trPr>
          <w:gridAfter w:val="13"/>
          <w:wAfter w:w="7888" w:type="dxa"/>
          <w:trHeight w:val="300"/>
        </w:trPr>
        <w:tc>
          <w:tcPr>
            <w:tcW w:w="1920" w:type="dxa"/>
            <w:vMerge w:val="restart"/>
            <w:tcBorders>
              <w:top w:val="nil"/>
              <w:left w:val="nil"/>
              <w:bottom w:val="nil"/>
              <w:right w:val="nil"/>
            </w:tcBorders>
            <w:shd w:val="clear" w:color="auto" w:fill="auto"/>
            <w:noWrap/>
            <w:vAlign w:val="center"/>
          </w:tcPr>
          <w:p w14:paraId="59FA742E" w14:textId="1EB59350" w:rsidR="00632015" w:rsidRPr="003C59A1" w:rsidRDefault="00632015" w:rsidP="003E0348">
            <w:pPr>
              <w:spacing w:after="0" w:line="480" w:lineRule="auto"/>
              <w:jc w:val="both"/>
              <w:rPr>
                <w:rFonts w:ascii="Times New Roman" w:hAnsi="Times New Roman" w:cs="Times New Roman"/>
                <w:sz w:val="24"/>
                <w:szCs w:val="24"/>
              </w:rPr>
            </w:pPr>
          </w:p>
        </w:tc>
        <w:tc>
          <w:tcPr>
            <w:tcW w:w="9932" w:type="dxa"/>
            <w:tcBorders>
              <w:top w:val="nil"/>
              <w:left w:val="nil"/>
              <w:bottom w:val="nil"/>
              <w:right w:val="nil"/>
            </w:tcBorders>
            <w:shd w:val="clear" w:color="auto" w:fill="auto"/>
            <w:noWrap/>
            <w:vAlign w:val="center"/>
          </w:tcPr>
          <w:p w14:paraId="6F0C7815" w14:textId="2CC5E905" w:rsidR="00F3515E" w:rsidRPr="003C59A1" w:rsidRDefault="00963DBE" w:rsidP="009805DF">
            <w:pPr>
              <w:spacing w:after="0" w:line="240" w:lineRule="auto"/>
              <w:rPr>
                <w:rFonts w:ascii="Times New Roman" w:eastAsia="Times New Roman" w:hAnsi="Times New Roman" w:cs="Times New Roman"/>
                <w:sz w:val="24"/>
                <w:szCs w:val="24"/>
              </w:rPr>
            </w:pPr>
            <w:r w:rsidRPr="003C59A1">
              <w:rPr>
                <w:rFonts w:ascii="Times New Roman" w:eastAsia="Times New Roman" w:hAnsi="Times New Roman" w:cs="Times New Roman"/>
                <w:noProof/>
                <w:sz w:val="24"/>
                <w:szCs w:val="24"/>
              </w:rPr>
              <w:drawing>
                <wp:inline distT="0" distB="0" distL="0" distR="0" wp14:anchorId="3F892A46" wp14:editId="15B1397D">
                  <wp:extent cx="5731510" cy="39293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s71.ti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29380"/>
                          </a:xfrm>
                          <a:prstGeom prst="rect">
                            <a:avLst/>
                          </a:prstGeom>
                        </pic:spPr>
                      </pic:pic>
                    </a:graphicData>
                  </a:graphic>
                </wp:inline>
              </w:drawing>
            </w:r>
          </w:p>
          <w:p w14:paraId="33738B97" w14:textId="495B7161" w:rsidR="00F3515E" w:rsidRPr="003C59A1" w:rsidRDefault="00F3515E" w:rsidP="009805DF">
            <w:pPr>
              <w:spacing w:after="0" w:line="240" w:lineRule="auto"/>
              <w:jc w:val="both"/>
              <w:rPr>
                <w:rFonts w:ascii="Times New Roman" w:eastAsia="Times New Roman" w:hAnsi="Times New Roman" w:cs="Times New Roman"/>
                <w:sz w:val="24"/>
                <w:szCs w:val="24"/>
              </w:rPr>
            </w:pPr>
            <w:r w:rsidRPr="003C59A1">
              <w:rPr>
                <w:rFonts w:ascii="Times New Roman" w:eastAsia="Times New Roman" w:hAnsi="Times New Roman" w:cs="Times New Roman"/>
                <w:sz w:val="24"/>
                <w:szCs w:val="24"/>
              </w:rPr>
              <w:t>Figure S7. a) Relative abundance of the 1</w:t>
            </w:r>
            <w:r w:rsidR="00963DBE" w:rsidRPr="003C59A1">
              <w:rPr>
                <w:rFonts w:ascii="Times New Roman" w:eastAsia="Times New Roman" w:hAnsi="Times New Roman" w:cs="Times New Roman"/>
                <w:sz w:val="24"/>
                <w:szCs w:val="24"/>
              </w:rPr>
              <w:t>5</w:t>
            </w:r>
            <w:r w:rsidRPr="003C59A1">
              <w:rPr>
                <w:rFonts w:ascii="Times New Roman" w:eastAsia="Times New Roman" w:hAnsi="Times New Roman" w:cs="Times New Roman"/>
                <w:sz w:val="24"/>
                <w:szCs w:val="24"/>
              </w:rPr>
              <w:t xml:space="preserve"> gen</w:t>
            </w:r>
            <w:r w:rsidR="00963DBE" w:rsidRPr="003C59A1">
              <w:rPr>
                <w:rFonts w:ascii="Times New Roman" w:eastAsia="Times New Roman" w:hAnsi="Times New Roman" w:cs="Times New Roman"/>
                <w:sz w:val="24"/>
                <w:szCs w:val="24"/>
              </w:rPr>
              <w:t>era</w:t>
            </w:r>
            <w:r w:rsidRPr="003C59A1">
              <w:rPr>
                <w:rFonts w:ascii="Times New Roman" w:eastAsia="Times New Roman" w:hAnsi="Times New Roman" w:cs="Times New Roman"/>
                <w:sz w:val="24"/>
                <w:szCs w:val="24"/>
              </w:rPr>
              <w:t xml:space="preserve"> in the seed sludge (blue), Consortia-G (grey), Consortia-P (pink) and Consortia-B (magenta). The circular dots represent the relative abundance of these top 15 gen</w:t>
            </w:r>
            <w:r w:rsidR="00963DBE" w:rsidRPr="003C59A1">
              <w:rPr>
                <w:rFonts w:ascii="Times New Roman" w:eastAsia="Times New Roman" w:hAnsi="Times New Roman" w:cs="Times New Roman"/>
                <w:sz w:val="24"/>
                <w:szCs w:val="24"/>
              </w:rPr>
              <w:t>era</w:t>
            </w:r>
            <w:r w:rsidRPr="003C59A1">
              <w:rPr>
                <w:rFonts w:ascii="Times New Roman" w:eastAsia="Times New Roman" w:hAnsi="Times New Roman" w:cs="Times New Roman"/>
                <w:sz w:val="24"/>
                <w:szCs w:val="24"/>
              </w:rPr>
              <w:t xml:space="preserve"> in total, while the </w:t>
            </w:r>
            <w:r w:rsidR="00963DBE" w:rsidRPr="003C59A1">
              <w:rPr>
                <w:rFonts w:ascii="Times New Roman" w:eastAsia="Times New Roman" w:hAnsi="Times New Roman" w:cs="Times New Roman"/>
                <w:sz w:val="24"/>
                <w:szCs w:val="24"/>
              </w:rPr>
              <w:t>cross</w:t>
            </w:r>
            <w:r w:rsidRPr="003C59A1">
              <w:rPr>
                <w:rFonts w:ascii="Times New Roman" w:eastAsia="Times New Roman" w:hAnsi="Times New Roman" w:cs="Times New Roman"/>
                <w:sz w:val="24"/>
                <w:szCs w:val="24"/>
              </w:rPr>
              <w:t xml:space="preserve"> dots represent relative abundance of </w:t>
            </w:r>
            <w:r w:rsidR="007B4C45" w:rsidRPr="003C59A1">
              <w:rPr>
                <w:rFonts w:ascii="Times New Roman" w:eastAsia="Times New Roman" w:hAnsi="Times New Roman" w:cs="Times New Roman"/>
                <w:sz w:val="24"/>
                <w:szCs w:val="24"/>
              </w:rPr>
              <w:t xml:space="preserve">the </w:t>
            </w:r>
            <w:r w:rsidRPr="003C59A1">
              <w:rPr>
                <w:rFonts w:ascii="Times New Roman" w:eastAsia="Times New Roman" w:hAnsi="Times New Roman" w:cs="Times New Roman"/>
                <w:sz w:val="24"/>
                <w:szCs w:val="24"/>
              </w:rPr>
              <w:t>t</w:t>
            </w:r>
            <w:r w:rsidR="007B4C45" w:rsidRPr="003C59A1">
              <w:rPr>
                <w:rFonts w:ascii="Times New Roman" w:eastAsia="Times New Roman" w:hAnsi="Times New Roman" w:cs="Times New Roman"/>
                <w:sz w:val="24"/>
                <w:szCs w:val="24"/>
              </w:rPr>
              <w:t>wo</w:t>
            </w:r>
            <w:r w:rsidRPr="003C59A1">
              <w:rPr>
                <w:rFonts w:ascii="Times New Roman" w:eastAsia="Times New Roman" w:hAnsi="Times New Roman" w:cs="Times New Roman"/>
                <w:sz w:val="24"/>
                <w:szCs w:val="24"/>
              </w:rPr>
              <w:t xml:space="preserve"> methanogen archaea</w:t>
            </w:r>
            <w:r w:rsidR="0030010F" w:rsidRPr="003C59A1">
              <w:rPr>
                <w:rFonts w:ascii="Times New Roman" w:eastAsia="Times New Roman" w:hAnsi="Times New Roman" w:cs="Times New Roman"/>
                <w:sz w:val="24"/>
                <w:szCs w:val="24"/>
              </w:rPr>
              <w:t>l</w:t>
            </w:r>
            <w:r w:rsidRPr="003C59A1">
              <w:rPr>
                <w:rFonts w:ascii="Times New Roman" w:eastAsia="Times New Roman" w:hAnsi="Times New Roman" w:cs="Times New Roman"/>
                <w:sz w:val="24"/>
                <w:szCs w:val="24"/>
              </w:rPr>
              <w:t xml:space="preserve"> gen</w:t>
            </w:r>
            <w:r w:rsidR="00963DBE" w:rsidRPr="003C59A1">
              <w:rPr>
                <w:rFonts w:ascii="Times New Roman" w:eastAsia="Times New Roman" w:hAnsi="Times New Roman" w:cs="Times New Roman"/>
                <w:sz w:val="24"/>
                <w:szCs w:val="24"/>
              </w:rPr>
              <w:t>era</w:t>
            </w:r>
            <w:r w:rsidRPr="003C59A1">
              <w:rPr>
                <w:rFonts w:ascii="Times New Roman" w:eastAsia="Times New Roman" w:hAnsi="Times New Roman" w:cs="Times New Roman"/>
                <w:sz w:val="24"/>
                <w:szCs w:val="24"/>
              </w:rPr>
              <w:t xml:space="preserve">. b) A zoomed-in look on the relative abundance of </w:t>
            </w:r>
            <w:r w:rsidRPr="003C59A1">
              <w:rPr>
                <w:rFonts w:ascii="Times New Roman" w:eastAsia="Times New Roman" w:hAnsi="Times New Roman" w:cs="Times New Roman"/>
                <w:i/>
                <w:sz w:val="24"/>
                <w:szCs w:val="24"/>
              </w:rPr>
              <w:t>Methanobacterium</w:t>
            </w:r>
            <w:r w:rsidRPr="003C59A1">
              <w:rPr>
                <w:rFonts w:ascii="Times New Roman" w:eastAsia="Times New Roman" w:hAnsi="Times New Roman" w:cs="Times New Roman"/>
                <w:sz w:val="24"/>
                <w:szCs w:val="24"/>
              </w:rPr>
              <w:t xml:space="preserve"> and </w:t>
            </w:r>
            <w:r w:rsidRPr="003C59A1">
              <w:rPr>
                <w:rFonts w:ascii="Times New Roman" w:eastAsia="Times New Roman" w:hAnsi="Times New Roman" w:cs="Times New Roman"/>
                <w:i/>
                <w:sz w:val="24"/>
                <w:szCs w:val="24"/>
              </w:rPr>
              <w:t>Methanosaeta</w:t>
            </w:r>
            <w:r w:rsidRPr="003C59A1">
              <w:rPr>
                <w:rFonts w:ascii="Times New Roman" w:eastAsia="Times New Roman" w:hAnsi="Times New Roman" w:cs="Times New Roman"/>
                <w:sz w:val="24"/>
                <w:szCs w:val="24"/>
              </w:rPr>
              <w:t xml:space="preserve"> in the three enriched consortia.</w:t>
            </w:r>
          </w:p>
          <w:p w14:paraId="0D83D505" w14:textId="7088CC22" w:rsidR="00733F07" w:rsidRPr="003C59A1" w:rsidRDefault="00733F07" w:rsidP="00F3515E">
            <w:pPr>
              <w:spacing w:after="0" w:line="240" w:lineRule="auto"/>
              <w:jc w:val="both"/>
              <w:rPr>
                <w:rFonts w:ascii="Times New Roman" w:eastAsia="Times New Roman" w:hAnsi="Times New Roman" w:cs="Times New Roman"/>
                <w:sz w:val="24"/>
                <w:szCs w:val="24"/>
              </w:rPr>
            </w:pPr>
          </w:p>
          <w:p w14:paraId="4B0C33A8" w14:textId="2E267EE3" w:rsidR="007B4C45" w:rsidRPr="003C59A1" w:rsidRDefault="007B4C45" w:rsidP="00F3515E">
            <w:pPr>
              <w:spacing w:after="0" w:line="240" w:lineRule="auto"/>
              <w:jc w:val="both"/>
              <w:rPr>
                <w:rFonts w:ascii="Times New Roman" w:eastAsia="Times New Roman" w:hAnsi="Times New Roman" w:cs="Times New Roman"/>
                <w:sz w:val="24"/>
                <w:szCs w:val="24"/>
              </w:rPr>
            </w:pPr>
          </w:p>
          <w:p w14:paraId="15DE8F8D" w14:textId="77777777" w:rsidR="007B4C45" w:rsidRPr="003C59A1" w:rsidRDefault="007B4C45" w:rsidP="00F3515E">
            <w:pPr>
              <w:spacing w:after="0" w:line="240" w:lineRule="auto"/>
              <w:jc w:val="both"/>
              <w:rPr>
                <w:rFonts w:ascii="Times New Roman" w:eastAsia="Times New Roman" w:hAnsi="Times New Roman" w:cs="Times New Roman"/>
                <w:sz w:val="24"/>
                <w:szCs w:val="24"/>
              </w:rPr>
            </w:pPr>
          </w:p>
          <w:p w14:paraId="49BED3B2" w14:textId="77777777" w:rsidR="00733F07" w:rsidRPr="003C59A1" w:rsidRDefault="00733F07" w:rsidP="00F3515E">
            <w:pPr>
              <w:spacing w:after="0" w:line="240" w:lineRule="auto"/>
              <w:jc w:val="both"/>
              <w:rPr>
                <w:rFonts w:ascii="Times New Roman" w:eastAsia="Times New Roman" w:hAnsi="Times New Roman" w:cs="Times New Roman"/>
                <w:sz w:val="24"/>
                <w:szCs w:val="24"/>
              </w:rPr>
            </w:pPr>
          </w:p>
          <w:p w14:paraId="5D456BE4" w14:textId="4B48EBC2" w:rsidR="00F3515E" w:rsidRPr="003C59A1" w:rsidRDefault="00F3515E" w:rsidP="00F3515E">
            <w:pPr>
              <w:spacing w:after="0" w:line="240" w:lineRule="auto"/>
              <w:jc w:val="both"/>
              <w:rPr>
                <w:rFonts w:ascii="Times New Roman" w:eastAsia="Times New Roman" w:hAnsi="Times New Roman" w:cs="Times New Roman"/>
                <w:sz w:val="24"/>
                <w:szCs w:val="24"/>
              </w:rPr>
            </w:pPr>
          </w:p>
          <w:p w14:paraId="47895AD3" w14:textId="7B6E3953" w:rsidR="00F3515E" w:rsidRPr="003C59A1" w:rsidRDefault="00F3515E" w:rsidP="00F3515E">
            <w:pPr>
              <w:spacing w:after="0" w:line="240" w:lineRule="auto"/>
              <w:jc w:val="both"/>
              <w:rPr>
                <w:rFonts w:ascii="Times New Roman" w:eastAsia="Times New Roman" w:hAnsi="Times New Roman" w:cs="Times New Roman"/>
                <w:sz w:val="24"/>
                <w:szCs w:val="24"/>
              </w:rPr>
            </w:pPr>
          </w:p>
          <w:p w14:paraId="4E9A1BD7" w14:textId="77777777" w:rsidR="00F3515E" w:rsidRPr="003C59A1" w:rsidRDefault="00F3515E" w:rsidP="00F3515E">
            <w:pPr>
              <w:spacing w:after="0" w:line="240" w:lineRule="auto"/>
              <w:jc w:val="both"/>
              <w:rPr>
                <w:rFonts w:ascii="Times New Roman" w:eastAsia="Times New Roman" w:hAnsi="Times New Roman" w:cs="Times New Roman"/>
                <w:sz w:val="24"/>
                <w:szCs w:val="24"/>
              </w:rPr>
            </w:pPr>
          </w:p>
          <w:p w14:paraId="7A467BD2" w14:textId="5B03C86E" w:rsidR="00AA3DE2" w:rsidRPr="003C59A1" w:rsidRDefault="00AA3DE2" w:rsidP="00F3515E">
            <w:pPr>
              <w:spacing w:after="0" w:line="480" w:lineRule="auto"/>
              <w:rPr>
                <w:rFonts w:ascii="Times New Roman" w:eastAsia="Times New Roman" w:hAnsi="Times New Roman" w:cs="Times New Roman"/>
                <w:sz w:val="24"/>
                <w:szCs w:val="24"/>
              </w:rPr>
            </w:pPr>
          </w:p>
        </w:tc>
        <w:tc>
          <w:tcPr>
            <w:tcW w:w="651" w:type="dxa"/>
            <w:gridSpan w:val="2"/>
            <w:tcBorders>
              <w:top w:val="nil"/>
              <w:left w:val="nil"/>
              <w:bottom w:val="nil"/>
              <w:right w:val="nil"/>
            </w:tcBorders>
            <w:shd w:val="clear" w:color="auto" w:fill="auto"/>
            <w:noWrap/>
            <w:vAlign w:val="center"/>
          </w:tcPr>
          <w:p w14:paraId="7D09204B"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r w:rsidRPr="003C59A1">
              <w:rPr>
                <w:rFonts w:ascii="Times New Roman" w:eastAsia="Times New Roman" w:hAnsi="Times New Roman" w:cs="Times New Roman"/>
                <w:sz w:val="24"/>
                <w:szCs w:val="24"/>
              </w:rPr>
              <w:t xml:space="preserve">     </w:t>
            </w:r>
          </w:p>
        </w:tc>
        <w:tc>
          <w:tcPr>
            <w:tcW w:w="600" w:type="dxa"/>
            <w:tcBorders>
              <w:top w:val="nil"/>
              <w:left w:val="nil"/>
              <w:bottom w:val="nil"/>
              <w:right w:val="nil"/>
            </w:tcBorders>
            <w:shd w:val="clear" w:color="auto" w:fill="auto"/>
            <w:noWrap/>
            <w:vAlign w:val="center"/>
          </w:tcPr>
          <w:p w14:paraId="6228EAEF"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56C9BF3F"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14BAA75C"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57B3353C"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110E1D36"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65834EFF"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797A772E"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6A3B2B26"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7AF3525A"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44" w:type="dxa"/>
            <w:tcBorders>
              <w:top w:val="nil"/>
              <w:left w:val="nil"/>
              <w:bottom w:val="nil"/>
              <w:right w:val="nil"/>
            </w:tcBorders>
            <w:shd w:val="clear" w:color="auto" w:fill="auto"/>
            <w:noWrap/>
            <w:vAlign w:val="center"/>
          </w:tcPr>
          <w:p w14:paraId="63AB4912"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3D1F137A"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6C3B0449"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2F2063F9"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08A82040"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34E9F418"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44" w:type="dxa"/>
            <w:tcBorders>
              <w:top w:val="nil"/>
              <w:left w:val="nil"/>
              <w:bottom w:val="nil"/>
              <w:right w:val="nil"/>
            </w:tcBorders>
            <w:shd w:val="clear" w:color="auto" w:fill="auto"/>
            <w:noWrap/>
            <w:vAlign w:val="center"/>
          </w:tcPr>
          <w:p w14:paraId="0E460314"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2EF0DF3F"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69B14A94"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5186EFAC"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40A58681" w14:textId="77777777" w:rsidR="00632015" w:rsidRPr="003C59A1" w:rsidRDefault="00632015" w:rsidP="003E0348">
            <w:pPr>
              <w:spacing w:after="0" w:line="480" w:lineRule="auto"/>
              <w:jc w:val="both"/>
              <w:rPr>
                <w:rFonts w:ascii="Times New Roman" w:eastAsia="Times New Roman" w:hAnsi="Times New Roman" w:cs="Times New Roman"/>
                <w:sz w:val="24"/>
                <w:szCs w:val="24"/>
              </w:rPr>
            </w:pPr>
          </w:p>
        </w:tc>
      </w:tr>
      <w:tr w:rsidR="00FB2F4D" w:rsidRPr="00E74AE2" w14:paraId="7F9D9D94" w14:textId="77777777" w:rsidTr="00F3515E">
        <w:trPr>
          <w:trHeight w:val="300"/>
        </w:trPr>
        <w:tc>
          <w:tcPr>
            <w:tcW w:w="1920" w:type="dxa"/>
            <w:vMerge/>
            <w:tcBorders>
              <w:top w:val="nil"/>
              <w:left w:val="nil"/>
              <w:bottom w:val="nil"/>
              <w:right w:val="nil"/>
            </w:tcBorders>
            <w:vAlign w:val="center"/>
          </w:tcPr>
          <w:p w14:paraId="2E37440E" w14:textId="77777777" w:rsidR="00FD445F" w:rsidRPr="003C59A1" w:rsidRDefault="00FD445F" w:rsidP="003E0348">
            <w:pPr>
              <w:spacing w:after="0" w:line="480" w:lineRule="auto"/>
              <w:jc w:val="both"/>
              <w:rPr>
                <w:rFonts w:ascii="Times New Roman" w:hAnsi="Times New Roman" w:cs="Times New Roman"/>
                <w:sz w:val="24"/>
                <w:szCs w:val="24"/>
              </w:rPr>
            </w:pPr>
          </w:p>
        </w:tc>
        <w:tc>
          <w:tcPr>
            <w:tcW w:w="10461" w:type="dxa"/>
            <w:gridSpan w:val="2"/>
            <w:tcBorders>
              <w:top w:val="nil"/>
              <w:left w:val="nil"/>
              <w:bottom w:val="nil"/>
              <w:right w:val="nil"/>
            </w:tcBorders>
            <w:shd w:val="clear" w:color="auto" w:fill="auto"/>
            <w:noWrap/>
            <w:vAlign w:val="center"/>
          </w:tcPr>
          <w:p w14:paraId="193A8822" w14:textId="77777777" w:rsidR="00FD445F" w:rsidRPr="003C59A1" w:rsidRDefault="00632015" w:rsidP="003E0348">
            <w:pPr>
              <w:spacing w:after="0" w:line="480" w:lineRule="auto"/>
              <w:jc w:val="both"/>
              <w:rPr>
                <w:rFonts w:ascii="Times New Roman" w:hAnsi="Times New Roman" w:cs="Times New Roman"/>
                <w:sz w:val="24"/>
                <w:szCs w:val="24"/>
              </w:rPr>
            </w:pPr>
            <w:r w:rsidRPr="003C59A1">
              <w:rPr>
                <w:rFonts w:ascii="Times New Roman" w:hAnsi="Times New Roman" w:cs="Times New Roman"/>
                <w:sz w:val="24"/>
                <w:szCs w:val="24"/>
              </w:rPr>
              <w:t xml:space="preserve"> </w:t>
            </w:r>
          </w:p>
        </w:tc>
        <w:tc>
          <w:tcPr>
            <w:tcW w:w="7366" w:type="dxa"/>
            <w:gridSpan w:val="13"/>
            <w:tcBorders>
              <w:top w:val="nil"/>
              <w:left w:val="nil"/>
              <w:bottom w:val="nil"/>
              <w:right w:val="nil"/>
            </w:tcBorders>
            <w:shd w:val="clear" w:color="auto" w:fill="auto"/>
            <w:noWrap/>
            <w:vAlign w:val="center"/>
          </w:tcPr>
          <w:p w14:paraId="758538EB"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12E594E5"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0C8DE30C"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3A4BEC45"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44" w:type="dxa"/>
            <w:tcBorders>
              <w:top w:val="nil"/>
              <w:left w:val="nil"/>
              <w:bottom w:val="nil"/>
              <w:right w:val="nil"/>
            </w:tcBorders>
            <w:shd w:val="clear" w:color="auto" w:fill="auto"/>
            <w:noWrap/>
            <w:vAlign w:val="center"/>
          </w:tcPr>
          <w:p w14:paraId="0DB3F3A7"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4B970650"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7BDA1130"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77D24E61"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5A15C776"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1091ED2F"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4944EC74"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44" w:type="dxa"/>
            <w:tcBorders>
              <w:top w:val="nil"/>
              <w:left w:val="nil"/>
              <w:bottom w:val="nil"/>
              <w:right w:val="nil"/>
            </w:tcBorders>
            <w:shd w:val="clear" w:color="auto" w:fill="auto"/>
            <w:noWrap/>
            <w:vAlign w:val="center"/>
          </w:tcPr>
          <w:p w14:paraId="743009CF"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71F54B13"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6A4E01EC"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4DACBBD6"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76AED94E"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2CD37A00"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44" w:type="dxa"/>
            <w:tcBorders>
              <w:top w:val="nil"/>
              <w:left w:val="nil"/>
              <w:bottom w:val="nil"/>
              <w:right w:val="nil"/>
            </w:tcBorders>
            <w:shd w:val="clear" w:color="auto" w:fill="auto"/>
            <w:noWrap/>
            <w:vAlign w:val="center"/>
          </w:tcPr>
          <w:p w14:paraId="47FC24CC"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2F1C74EF"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71BED1F5"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40899BBD"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600" w:type="dxa"/>
            <w:tcBorders>
              <w:top w:val="nil"/>
              <w:left w:val="nil"/>
              <w:bottom w:val="nil"/>
              <w:right w:val="nil"/>
            </w:tcBorders>
            <w:shd w:val="clear" w:color="auto" w:fill="auto"/>
            <w:noWrap/>
            <w:vAlign w:val="center"/>
          </w:tcPr>
          <w:p w14:paraId="7A2885B0"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r>
    </w:tbl>
    <w:p w14:paraId="2D36EE4B" w14:textId="77777777" w:rsidR="009805DF" w:rsidRPr="003C59A1" w:rsidRDefault="009805DF" w:rsidP="003E0348">
      <w:pPr>
        <w:spacing w:after="0" w:line="480" w:lineRule="auto"/>
        <w:jc w:val="both"/>
        <w:rPr>
          <w:rFonts w:ascii="Times New Roman" w:eastAsia="Times New Roman" w:hAnsi="Times New Roman" w:cs="Times New Roman"/>
          <w:b/>
          <w:bCs/>
          <w:sz w:val="24"/>
          <w:szCs w:val="24"/>
        </w:rPr>
        <w:sectPr w:rsidR="009805DF" w:rsidRPr="003C59A1" w:rsidSect="00F3515E">
          <w:pgSz w:w="11906" w:h="16838"/>
          <w:pgMar w:top="1440" w:right="1440" w:bottom="1440" w:left="1440" w:header="708" w:footer="708" w:gutter="0"/>
          <w:cols w:space="708"/>
          <w:docGrid w:linePitch="360"/>
        </w:sectPr>
      </w:pPr>
    </w:p>
    <w:tbl>
      <w:tblPr>
        <w:tblW w:w="31680" w:type="dxa"/>
        <w:tblInd w:w="-1440" w:type="dxa"/>
        <w:tblLook w:val="04A0" w:firstRow="1" w:lastRow="0" w:firstColumn="1" w:lastColumn="0" w:noHBand="0" w:noVBand="1"/>
      </w:tblPr>
      <w:tblGrid>
        <w:gridCol w:w="622"/>
        <w:gridCol w:w="1298"/>
        <w:gridCol w:w="10461"/>
        <w:gridCol w:w="7366"/>
        <w:gridCol w:w="600"/>
        <w:gridCol w:w="600"/>
        <w:gridCol w:w="600"/>
        <w:gridCol w:w="644"/>
        <w:gridCol w:w="600"/>
        <w:gridCol w:w="600"/>
        <w:gridCol w:w="600"/>
        <w:gridCol w:w="600"/>
        <w:gridCol w:w="600"/>
        <w:gridCol w:w="600"/>
        <w:gridCol w:w="644"/>
        <w:gridCol w:w="600"/>
        <w:gridCol w:w="600"/>
        <w:gridCol w:w="600"/>
        <w:gridCol w:w="600"/>
        <w:gridCol w:w="600"/>
        <w:gridCol w:w="644"/>
        <w:gridCol w:w="600"/>
        <w:gridCol w:w="600"/>
        <w:gridCol w:w="600"/>
        <w:gridCol w:w="600"/>
      </w:tblGrid>
      <w:tr w:rsidR="00FB2F4D" w:rsidRPr="00E74AE2" w14:paraId="6EC65603" w14:textId="77777777" w:rsidTr="00F3515E">
        <w:trPr>
          <w:trHeight w:val="300"/>
        </w:trPr>
        <w:tc>
          <w:tcPr>
            <w:tcW w:w="622" w:type="dxa"/>
            <w:vMerge w:val="restart"/>
            <w:tcBorders>
              <w:top w:val="nil"/>
              <w:left w:val="nil"/>
              <w:bottom w:val="nil"/>
              <w:right w:val="nil"/>
            </w:tcBorders>
            <w:shd w:val="clear" w:color="auto" w:fill="auto"/>
            <w:noWrap/>
            <w:vAlign w:val="center"/>
          </w:tcPr>
          <w:p w14:paraId="5CB345A7" w14:textId="66D24F3E"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1298" w:type="dxa"/>
            <w:tcBorders>
              <w:top w:val="nil"/>
              <w:left w:val="nil"/>
              <w:bottom w:val="nil"/>
              <w:right w:val="nil"/>
            </w:tcBorders>
            <w:shd w:val="clear" w:color="auto" w:fill="auto"/>
            <w:noWrap/>
            <w:vAlign w:val="center"/>
          </w:tcPr>
          <w:p w14:paraId="6484007E" w14:textId="77777777" w:rsidR="00FD445F" w:rsidRPr="003C59A1" w:rsidRDefault="008C6165" w:rsidP="003E0348">
            <w:pPr>
              <w:spacing w:after="0" w:line="480" w:lineRule="auto"/>
              <w:jc w:val="both"/>
              <w:rPr>
                <w:rFonts w:ascii="Times New Roman" w:eastAsia="Times New Roman" w:hAnsi="Times New Roman" w:cs="Times New Roman"/>
                <w:bCs/>
                <w:sz w:val="24"/>
                <w:szCs w:val="24"/>
              </w:rPr>
            </w:pPr>
            <w:r w:rsidRPr="003C59A1">
              <w:rPr>
                <w:rFonts w:ascii="Times New Roman" w:eastAsia="Times New Roman" w:hAnsi="Times New Roman" w:cs="Times New Roman"/>
                <w:bCs/>
                <w:sz w:val="24"/>
                <w:szCs w:val="24"/>
              </w:rPr>
              <w:t xml:space="preserve"> </w:t>
            </w:r>
          </w:p>
        </w:tc>
        <w:tc>
          <w:tcPr>
            <w:tcW w:w="10461" w:type="dxa"/>
            <w:tcBorders>
              <w:top w:val="nil"/>
              <w:left w:val="nil"/>
              <w:bottom w:val="nil"/>
              <w:right w:val="nil"/>
            </w:tcBorders>
            <w:shd w:val="clear" w:color="auto" w:fill="auto"/>
            <w:noWrap/>
            <w:vAlign w:val="center"/>
          </w:tcPr>
          <w:p w14:paraId="1B332BB2" w14:textId="77777777" w:rsidR="00FB0C86" w:rsidRPr="003C59A1" w:rsidRDefault="00253A04" w:rsidP="009805DF">
            <w:pPr>
              <w:spacing w:after="0" w:line="480" w:lineRule="auto"/>
              <w:jc w:val="both"/>
              <w:rPr>
                <w:rFonts w:ascii="Times New Roman" w:eastAsia="Times New Roman" w:hAnsi="Times New Roman" w:cs="Times New Roman"/>
                <w:sz w:val="24"/>
                <w:szCs w:val="24"/>
              </w:rPr>
            </w:pPr>
            <w:r w:rsidRPr="003C59A1">
              <w:rPr>
                <w:rFonts w:ascii="Times New Roman" w:eastAsia="Times New Roman" w:hAnsi="Times New Roman" w:cs="Times New Roman"/>
                <w:noProof/>
                <w:sz w:val="24"/>
                <w:szCs w:val="24"/>
              </w:rPr>
              <w:drawing>
                <wp:inline distT="0" distB="0" distL="0" distR="0" wp14:anchorId="0AB34BF6" wp14:editId="70E895EB">
                  <wp:extent cx="6505575" cy="4403862"/>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Figure s5.tif"/>
                          <pic:cNvPicPr/>
                        </pic:nvPicPr>
                        <pic:blipFill>
                          <a:blip r:embed="rId16">
                            <a:extLst>
                              <a:ext uri="{28A0092B-C50C-407E-A947-70E740481C1C}">
                                <a14:useLocalDpi xmlns:a14="http://schemas.microsoft.com/office/drawing/2010/main" val="0"/>
                              </a:ext>
                            </a:extLst>
                          </a:blip>
                          <a:stretch>
                            <a:fillRect/>
                          </a:stretch>
                        </pic:blipFill>
                        <pic:spPr>
                          <a:xfrm>
                            <a:off x="0" y="0"/>
                            <a:ext cx="6518435" cy="4412567"/>
                          </a:xfrm>
                          <a:prstGeom prst="rect">
                            <a:avLst/>
                          </a:prstGeom>
                        </pic:spPr>
                      </pic:pic>
                    </a:graphicData>
                  </a:graphic>
                </wp:inline>
              </w:drawing>
            </w:r>
          </w:p>
        </w:tc>
        <w:tc>
          <w:tcPr>
            <w:tcW w:w="7366" w:type="dxa"/>
            <w:tcBorders>
              <w:top w:val="nil"/>
              <w:left w:val="nil"/>
              <w:bottom w:val="nil"/>
              <w:right w:val="nil"/>
            </w:tcBorders>
            <w:shd w:val="clear" w:color="auto" w:fill="auto"/>
            <w:noWrap/>
            <w:vAlign w:val="center"/>
          </w:tcPr>
          <w:p w14:paraId="152009A2"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091E47A6"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69AF5CD4"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078933B2"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44" w:type="dxa"/>
            <w:tcBorders>
              <w:top w:val="nil"/>
              <w:left w:val="nil"/>
              <w:bottom w:val="nil"/>
              <w:right w:val="nil"/>
            </w:tcBorders>
            <w:shd w:val="clear" w:color="auto" w:fill="auto"/>
            <w:noWrap/>
            <w:vAlign w:val="center"/>
          </w:tcPr>
          <w:p w14:paraId="3590DEC0"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11BE303D"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484D4863"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57DEC898"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18C245C3"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6FFB1BCF"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0F66C977"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44" w:type="dxa"/>
            <w:tcBorders>
              <w:top w:val="nil"/>
              <w:left w:val="nil"/>
              <w:bottom w:val="nil"/>
              <w:right w:val="nil"/>
            </w:tcBorders>
            <w:shd w:val="clear" w:color="auto" w:fill="auto"/>
            <w:noWrap/>
            <w:vAlign w:val="center"/>
          </w:tcPr>
          <w:p w14:paraId="754B980B"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7014D893"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6AC585E5"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36AEA431"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64DDCB55"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2BCE6C6C"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44" w:type="dxa"/>
            <w:tcBorders>
              <w:top w:val="nil"/>
              <w:left w:val="nil"/>
              <w:bottom w:val="nil"/>
              <w:right w:val="nil"/>
            </w:tcBorders>
            <w:shd w:val="clear" w:color="auto" w:fill="auto"/>
            <w:noWrap/>
            <w:vAlign w:val="center"/>
          </w:tcPr>
          <w:p w14:paraId="29223E55"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21BE0737"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122795A3"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13A43ABA"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1E6DA101"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r>
      <w:tr w:rsidR="00FB2F4D" w:rsidRPr="00E74AE2" w14:paraId="211C14F5" w14:textId="77777777" w:rsidTr="00F3515E">
        <w:trPr>
          <w:trHeight w:val="300"/>
        </w:trPr>
        <w:tc>
          <w:tcPr>
            <w:tcW w:w="622" w:type="dxa"/>
            <w:vMerge/>
            <w:tcBorders>
              <w:top w:val="nil"/>
              <w:left w:val="nil"/>
              <w:bottom w:val="nil"/>
              <w:right w:val="nil"/>
            </w:tcBorders>
            <w:vAlign w:val="center"/>
          </w:tcPr>
          <w:p w14:paraId="49DEA933"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1298" w:type="dxa"/>
            <w:tcBorders>
              <w:top w:val="nil"/>
              <w:left w:val="nil"/>
              <w:bottom w:val="nil"/>
              <w:right w:val="nil"/>
            </w:tcBorders>
            <w:shd w:val="clear" w:color="auto" w:fill="auto"/>
            <w:noWrap/>
            <w:vAlign w:val="center"/>
          </w:tcPr>
          <w:p w14:paraId="7E0DE9F5" w14:textId="77777777" w:rsidR="00FD445F" w:rsidRPr="003C59A1" w:rsidRDefault="00FD445F" w:rsidP="003E0348">
            <w:pPr>
              <w:spacing w:after="0" w:line="480" w:lineRule="auto"/>
              <w:jc w:val="both"/>
              <w:rPr>
                <w:rFonts w:ascii="Times New Roman" w:eastAsia="Times New Roman" w:hAnsi="Times New Roman" w:cs="Times New Roman"/>
                <w:b/>
                <w:bCs/>
                <w:sz w:val="24"/>
                <w:szCs w:val="24"/>
              </w:rPr>
            </w:pPr>
          </w:p>
        </w:tc>
        <w:tc>
          <w:tcPr>
            <w:tcW w:w="10461" w:type="dxa"/>
            <w:tcBorders>
              <w:top w:val="nil"/>
              <w:left w:val="nil"/>
              <w:bottom w:val="nil"/>
              <w:right w:val="nil"/>
            </w:tcBorders>
            <w:shd w:val="clear" w:color="auto" w:fill="auto"/>
            <w:noWrap/>
            <w:vAlign w:val="center"/>
          </w:tcPr>
          <w:p w14:paraId="70EEDE34" w14:textId="3BB38B43" w:rsidR="00FD445F" w:rsidRPr="003C59A1" w:rsidRDefault="00253A04" w:rsidP="009805DF">
            <w:pPr>
              <w:spacing w:after="0" w:line="240" w:lineRule="auto"/>
              <w:jc w:val="both"/>
              <w:rPr>
                <w:rFonts w:ascii="Times New Roman" w:eastAsia="Times New Roman" w:hAnsi="Times New Roman" w:cs="Times New Roman"/>
                <w:sz w:val="24"/>
                <w:szCs w:val="24"/>
              </w:rPr>
            </w:pPr>
            <w:r w:rsidRPr="003C59A1">
              <w:rPr>
                <w:rFonts w:ascii="Times New Roman" w:eastAsia="Times New Roman" w:hAnsi="Times New Roman" w:cs="Times New Roman"/>
                <w:sz w:val="24"/>
                <w:szCs w:val="24"/>
              </w:rPr>
              <w:t>Figure S</w:t>
            </w:r>
            <w:r w:rsidR="00387E0F" w:rsidRPr="003C59A1">
              <w:rPr>
                <w:rFonts w:ascii="Times New Roman" w:eastAsia="Times New Roman" w:hAnsi="Times New Roman" w:cs="Times New Roman"/>
                <w:sz w:val="24"/>
                <w:szCs w:val="24"/>
              </w:rPr>
              <w:t>8</w:t>
            </w:r>
            <w:r w:rsidRPr="003C59A1">
              <w:rPr>
                <w:rFonts w:ascii="Times New Roman" w:eastAsia="Times New Roman" w:hAnsi="Times New Roman" w:cs="Times New Roman"/>
                <w:sz w:val="24"/>
                <w:szCs w:val="24"/>
              </w:rPr>
              <w:t xml:space="preserve">. Hydrogen dynamics over the degradation of varying substrates in a) Consortia-G, b) Consortia-P and c) </w:t>
            </w:r>
            <w:r w:rsidR="00995384" w:rsidRPr="003C59A1">
              <w:rPr>
                <w:rFonts w:ascii="Times New Roman" w:eastAsia="Times New Roman" w:hAnsi="Times New Roman" w:cs="Times New Roman"/>
                <w:sz w:val="24"/>
                <w:szCs w:val="24"/>
              </w:rPr>
              <w:t>Consortia</w:t>
            </w:r>
            <w:r w:rsidRPr="003C59A1">
              <w:rPr>
                <w:rFonts w:ascii="Times New Roman" w:eastAsia="Times New Roman" w:hAnsi="Times New Roman" w:cs="Times New Roman"/>
                <w:sz w:val="24"/>
                <w:szCs w:val="24"/>
              </w:rPr>
              <w:t xml:space="preserve">-B. The varying substrates provided in </w:t>
            </w:r>
            <w:r w:rsidR="002E1E1B" w:rsidRPr="003C59A1">
              <w:rPr>
                <w:rFonts w:ascii="Times New Roman" w:eastAsia="Times New Roman" w:hAnsi="Times New Roman" w:cs="Times New Roman"/>
                <w:sz w:val="24"/>
                <w:szCs w:val="24"/>
              </w:rPr>
              <w:t xml:space="preserve">the </w:t>
            </w:r>
            <w:r w:rsidRPr="003C59A1">
              <w:rPr>
                <w:rFonts w:ascii="Times New Roman" w:eastAsia="Times New Roman" w:hAnsi="Times New Roman" w:cs="Times New Roman"/>
                <w:sz w:val="24"/>
                <w:szCs w:val="24"/>
              </w:rPr>
              <w:t>serial batch experiments are butyrate (</w:t>
            </w:r>
            <w:r w:rsidR="00220A78" w:rsidRPr="003C59A1">
              <w:rPr>
                <w:rFonts w:ascii="Times New Roman" w:eastAsia="Times New Roman" w:hAnsi="Times New Roman" w:cs="Times New Roman"/>
                <w:sz w:val="24"/>
                <w:szCs w:val="24"/>
              </w:rPr>
              <w:t xml:space="preserve">coloured in </w:t>
            </w:r>
            <w:r w:rsidRPr="003C59A1">
              <w:rPr>
                <w:rFonts w:ascii="Times New Roman" w:eastAsia="Times New Roman" w:hAnsi="Times New Roman" w:cs="Times New Roman"/>
                <w:sz w:val="24"/>
                <w:szCs w:val="24"/>
              </w:rPr>
              <w:t>magenta</w:t>
            </w:r>
            <w:r w:rsidR="00220A78" w:rsidRPr="003C59A1">
              <w:rPr>
                <w:rFonts w:ascii="Times New Roman" w:eastAsia="Times New Roman" w:hAnsi="Times New Roman" w:cs="Times New Roman"/>
                <w:sz w:val="24"/>
                <w:szCs w:val="24"/>
              </w:rPr>
              <w:t xml:space="preserve"> in the figure</w:t>
            </w:r>
            <w:r w:rsidRPr="003C59A1">
              <w:rPr>
                <w:rFonts w:ascii="Times New Roman" w:eastAsia="Times New Roman" w:hAnsi="Times New Roman" w:cs="Times New Roman"/>
                <w:sz w:val="24"/>
                <w:szCs w:val="24"/>
              </w:rPr>
              <w:t>)</w:t>
            </w:r>
            <w:r w:rsidR="00220A78" w:rsidRPr="003C59A1">
              <w:rPr>
                <w:rFonts w:ascii="Times New Roman" w:eastAsia="Times New Roman" w:hAnsi="Times New Roman" w:cs="Times New Roman"/>
                <w:sz w:val="24"/>
                <w:szCs w:val="24"/>
              </w:rPr>
              <w:t xml:space="preserve">, propionate (coloured in pink in the figure), glucose (coloured in green in the figure), </w:t>
            </w:r>
            <w:r w:rsidR="002E1E1B" w:rsidRPr="003C59A1">
              <w:rPr>
                <w:rFonts w:ascii="Times New Roman" w:eastAsia="Times New Roman" w:hAnsi="Times New Roman" w:cs="Times New Roman"/>
                <w:sz w:val="24"/>
                <w:szCs w:val="24"/>
              </w:rPr>
              <w:t xml:space="preserve">combination of </w:t>
            </w:r>
            <w:r w:rsidR="00220A78" w:rsidRPr="003C59A1">
              <w:rPr>
                <w:rFonts w:ascii="Times New Roman" w:eastAsia="Times New Roman" w:hAnsi="Times New Roman" w:cs="Times New Roman"/>
                <w:sz w:val="24"/>
                <w:szCs w:val="24"/>
              </w:rPr>
              <w:t>glucose</w:t>
            </w:r>
            <w:r w:rsidR="002E1E1B" w:rsidRPr="003C59A1">
              <w:rPr>
                <w:rFonts w:ascii="Times New Roman" w:eastAsia="Times New Roman" w:hAnsi="Times New Roman" w:cs="Times New Roman"/>
                <w:sz w:val="24"/>
                <w:szCs w:val="24"/>
              </w:rPr>
              <w:t xml:space="preserve">, </w:t>
            </w:r>
            <w:r w:rsidR="00220A78" w:rsidRPr="003C59A1">
              <w:rPr>
                <w:rFonts w:ascii="Times New Roman" w:eastAsia="Times New Roman" w:hAnsi="Times New Roman" w:cs="Times New Roman"/>
                <w:sz w:val="24"/>
                <w:szCs w:val="24"/>
              </w:rPr>
              <w:t>butyrate</w:t>
            </w:r>
            <w:r w:rsidR="002E1E1B" w:rsidRPr="003C59A1">
              <w:rPr>
                <w:rFonts w:ascii="Times New Roman" w:eastAsia="Times New Roman" w:hAnsi="Times New Roman" w:cs="Times New Roman"/>
                <w:sz w:val="24"/>
                <w:szCs w:val="24"/>
              </w:rPr>
              <w:t xml:space="preserve"> and </w:t>
            </w:r>
            <w:r w:rsidR="00220A78" w:rsidRPr="003C59A1">
              <w:rPr>
                <w:rFonts w:ascii="Times New Roman" w:eastAsia="Times New Roman" w:hAnsi="Times New Roman" w:cs="Times New Roman"/>
                <w:sz w:val="24"/>
                <w:szCs w:val="24"/>
              </w:rPr>
              <w:t>propionate in a ratio of 1:1:1 (</w:t>
            </w:r>
            <w:r w:rsidR="002E1E1B" w:rsidRPr="003C59A1">
              <w:rPr>
                <w:rFonts w:ascii="Times New Roman" w:eastAsia="Times New Roman" w:hAnsi="Times New Roman" w:cs="Times New Roman"/>
                <w:sz w:val="24"/>
                <w:szCs w:val="24"/>
              </w:rPr>
              <w:t>COD: COD</w:t>
            </w:r>
            <w:r w:rsidR="00220A78" w:rsidRPr="003C59A1">
              <w:rPr>
                <w:rFonts w:ascii="Times New Roman" w:eastAsia="Times New Roman" w:hAnsi="Times New Roman" w:cs="Times New Roman"/>
                <w:sz w:val="24"/>
                <w:szCs w:val="24"/>
              </w:rPr>
              <w:t>:</w:t>
            </w:r>
            <w:r w:rsidR="002E1E1B" w:rsidRPr="003C59A1">
              <w:rPr>
                <w:rFonts w:ascii="Times New Roman" w:eastAsia="Times New Roman" w:hAnsi="Times New Roman" w:cs="Times New Roman"/>
                <w:sz w:val="24"/>
                <w:szCs w:val="24"/>
              </w:rPr>
              <w:t xml:space="preserve"> </w:t>
            </w:r>
            <w:r w:rsidR="00220A78" w:rsidRPr="003C59A1">
              <w:rPr>
                <w:rFonts w:ascii="Times New Roman" w:eastAsia="Times New Roman" w:hAnsi="Times New Roman" w:cs="Times New Roman"/>
                <w:sz w:val="24"/>
                <w:szCs w:val="24"/>
              </w:rPr>
              <w:t>COD</w:t>
            </w:r>
            <w:r w:rsidR="002E1E1B" w:rsidRPr="003C59A1">
              <w:rPr>
                <w:rFonts w:ascii="Times New Roman" w:eastAsia="Times New Roman" w:hAnsi="Times New Roman" w:cs="Times New Roman"/>
                <w:sz w:val="24"/>
                <w:szCs w:val="24"/>
              </w:rPr>
              <w:t>, referred to as G:B:P=1:1:1 in the figure</w:t>
            </w:r>
            <w:r w:rsidR="00220A78" w:rsidRPr="003C59A1">
              <w:rPr>
                <w:rFonts w:ascii="Times New Roman" w:eastAsia="Times New Roman" w:hAnsi="Times New Roman" w:cs="Times New Roman"/>
                <w:sz w:val="24"/>
                <w:szCs w:val="24"/>
              </w:rPr>
              <w:t>), and crotonate (in Consortia-B) or fumarate (in Consortia-P), respectively.</w:t>
            </w:r>
          </w:p>
          <w:p w14:paraId="16CF6E19" w14:textId="77777777" w:rsidR="008D1B28" w:rsidRPr="003C59A1" w:rsidRDefault="008D1B28" w:rsidP="003E0348">
            <w:pPr>
              <w:spacing w:after="0" w:line="480" w:lineRule="auto"/>
              <w:jc w:val="both"/>
              <w:rPr>
                <w:rFonts w:ascii="Times New Roman" w:eastAsia="Times New Roman" w:hAnsi="Times New Roman" w:cs="Times New Roman"/>
                <w:sz w:val="24"/>
                <w:szCs w:val="24"/>
              </w:rPr>
            </w:pPr>
          </w:p>
          <w:p w14:paraId="2EBF7CA4" w14:textId="097E2661" w:rsidR="008D1B28" w:rsidRPr="003C59A1" w:rsidRDefault="00693F90" w:rsidP="009805DF">
            <w:pPr>
              <w:spacing w:after="0" w:line="480" w:lineRule="auto"/>
              <w:jc w:val="center"/>
              <w:rPr>
                <w:rFonts w:ascii="Times New Roman" w:eastAsia="Times New Roman" w:hAnsi="Times New Roman" w:cs="Times New Roman"/>
                <w:sz w:val="24"/>
                <w:szCs w:val="24"/>
              </w:rPr>
            </w:pPr>
            <w:r w:rsidRPr="003C59A1">
              <w:rPr>
                <w:rFonts w:ascii="Times New Roman" w:eastAsia="Times New Roman" w:hAnsi="Times New Roman" w:cs="Times New Roman"/>
                <w:noProof/>
                <w:sz w:val="24"/>
                <w:szCs w:val="24"/>
              </w:rPr>
              <w:drawing>
                <wp:inline distT="0" distB="0" distL="0" distR="0" wp14:anchorId="185D0821" wp14:editId="64CC379B">
                  <wp:extent cx="5414010" cy="2353310"/>
                  <wp:effectExtent l="0" t="0" r="0" b="0"/>
                  <wp:docPr id="127068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4010" cy="2353310"/>
                          </a:xfrm>
                          <a:prstGeom prst="rect">
                            <a:avLst/>
                          </a:prstGeom>
                          <a:noFill/>
                        </pic:spPr>
                      </pic:pic>
                    </a:graphicData>
                  </a:graphic>
                </wp:inline>
              </w:drawing>
            </w:r>
          </w:p>
        </w:tc>
        <w:tc>
          <w:tcPr>
            <w:tcW w:w="7366" w:type="dxa"/>
            <w:tcBorders>
              <w:top w:val="nil"/>
              <w:left w:val="nil"/>
              <w:bottom w:val="nil"/>
              <w:right w:val="nil"/>
            </w:tcBorders>
            <w:shd w:val="clear" w:color="auto" w:fill="auto"/>
            <w:noWrap/>
            <w:vAlign w:val="center"/>
          </w:tcPr>
          <w:p w14:paraId="031D64F7"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p w14:paraId="19B712DA" w14:textId="77777777" w:rsidR="00FA360F" w:rsidRPr="003C59A1" w:rsidRDefault="00FA360F" w:rsidP="003E0348">
            <w:pPr>
              <w:spacing w:after="0" w:line="480" w:lineRule="auto"/>
              <w:jc w:val="both"/>
              <w:rPr>
                <w:rFonts w:ascii="Times New Roman" w:eastAsia="Times New Roman" w:hAnsi="Times New Roman" w:cs="Times New Roman"/>
                <w:sz w:val="24"/>
                <w:szCs w:val="24"/>
              </w:rPr>
            </w:pPr>
          </w:p>
          <w:p w14:paraId="1F5AF4BD" w14:textId="77777777" w:rsidR="00FA360F" w:rsidRPr="003C59A1" w:rsidRDefault="00FA360F" w:rsidP="003E0348">
            <w:pPr>
              <w:spacing w:after="0" w:line="480" w:lineRule="auto"/>
              <w:jc w:val="both"/>
              <w:rPr>
                <w:rFonts w:ascii="Times New Roman" w:eastAsia="Times New Roman" w:hAnsi="Times New Roman" w:cs="Times New Roman"/>
                <w:sz w:val="24"/>
                <w:szCs w:val="24"/>
              </w:rPr>
            </w:pPr>
          </w:p>
          <w:p w14:paraId="7F6BC256" w14:textId="77777777" w:rsidR="00FA360F" w:rsidRPr="003C59A1" w:rsidRDefault="00FA360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640B489D"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1FED941E"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7857F7A5"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44" w:type="dxa"/>
            <w:tcBorders>
              <w:top w:val="nil"/>
              <w:left w:val="nil"/>
              <w:bottom w:val="nil"/>
              <w:right w:val="nil"/>
            </w:tcBorders>
            <w:shd w:val="clear" w:color="auto" w:fill="auto"/>
            <w:noWrap/>
            <w:vAlign w:val="center"/>
          </w:tcPr>
          <w:p w14:paraId="61C47059"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4816E677"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31943ECB"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1F39CA3D"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07104D7F"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1779B19E"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329FC1E2"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44" w:type="dxa"/>
            <w:tcBorders>
              <w:top w:val="nil"/>
              <w:left w:val="nil"/>
              <w:bottom w:val="nil"/>
              <w:right w:val="nil"/>
            </w:tcBorders>
            <w:shd w:val="clear" w:color="auto" w:fill="auto"/>
            <w:noWrap/>
            <w:vAlign w:val="center"/>
          </w:tcPr>
          <w:p w14:paraId="35DDB985"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1622E28F"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535A471D"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49670218"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0FC83567"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0EB56C5D"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44" w:type="dxa"/>
            <w:tcBorders>
              <w:top w:val="nil"/>
              <w:left w:val="nil"/>
              <w:bottom w:val="nil"/>
              <w:right w:val="nil"/>
            </w:tcBorders>
            <w:shd w:val="clear" w:color="auto" w:fill="auto"/>
            <w:noWrap/>
            <w:vAlign w:val="center"/>
          </w:tcPr>
          <w:p w14:paraId="610AEB3F"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7AEFCA51"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5C317DFC"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71BB106C"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c>
          <w:tcPr>
            <w:tcW w:w="600" w:type="dxa"/>
            <w:tcBorders>
              <w:top w:val="nil"/>
              <w:left w:val="nil"/>
              <w:bottom w:val="nil"/>
              <w:right w:val="nil"/>
            </w:tcBorders>
            <w:shd w:val="clear" w:color="auto" w:fill="auto"/>
            <w:noWrap/>
            <w:vAlign w:val="center"/>
          </w:tcPr>
          <w:p w14:paraId="3072044F" w14:textId="77777777" w:rsidR="00FD445F" w:rsidRPr="003C59A1" w:rsidRDefault="00FD445F" w:rsidP="003E0348">
            <w:pPr>
              <w:spacing w:after="0" w:line="480" w:lineRule="auto"/>
              <w:jc w:val="both"/>
              <w:rPr>
                <w:rFonts w:ascii="Times New Roman" w:eastAsia="Times New Roman" w:hAnsi="Times New Roman" w:cs="Times New Roman"/>
                <w:sz w:val="24"/>
                <w:szCs w:val="24"/>
              </w:rPr>
            </w:pPr>
          </w:p>
        </w:tc>
      </w:tr>
    </w:tbl>
    <w:p w14:paraId="04477D5D" w14:textId="36C385FB" w:rsidR="005226A0" w:rsidRPr="003C59A1" w:rsidRDefault="005226A0" w:rsidP="009805DF">
      <w:pPr>
        <w:spacing w:line="240" w:lineRule="auto"/>
        <w:jc w:val="both"/>
        <w:rPr>
          <w:rFonts w:ascii="Times New Roman" w:hAnsi="Times New Roman" w:cs="Times New Roman"/>
          <w:sz w:val="24"/>
          <w:szCs w:val="24"/>
        </w:rPr>
      </w:pPr>
      <w:r w:rsidRPr="003C59A1">
        <w:rPr>
          <w:rFonts w:ascii="Times New Roman" w:hAnsi="Times New Roman" w:cs="Times New Roman"/>
          <w:sz w:val="24"/>
          <w:szCs w:val="24"/>
        </w:rPr>
        <w:t>Figure S</w:t>
      </w:r>
      <w:r w:rsidR="002C171E" w:rsidRPr="003C59A1">
        <w:rPr>
          <w:rFonts w:ascii="Times New Roman" w:hAnsi="Times New Roman" w:cs="Times New Roman"/>
          <w:sz w:val="24"/>
          <w:szCs w:val="24"/>
        </w:rPr>
        <w:t>9</w:t>
      </w:r>
      <w:r w:rsidRPr="003C59A1">
        <w:rPr>
          <w:rFonts w:ascii="Times New Roman" w:hAnsi="Times New Roman" w:cs="Times New Roman"/>
          <w:sz w:val="24"/>
          <w:szCs w:val="24"/>
        </w:rPr>
        <w:t>. Gibbs free energy change as a function of H</w:t>
      </w:r>
      <w:r w:rsidRPr="003C59A1">
        <w:rPr>
          <w:rFonts w:ascii="Times New Roman" w:hAnsi="Times New Roman" w:cs="Times New Roman"/>
          <w:sz w:val="24"/>
          <w:szCs w:val="24"/>
          <w:vertAlign w:val="subscript"/>
        </w:rPr>
        <w:t>2</w:t>
      </w:r>
      <w:r w:rsidRPr="003C59A1">
        <w:rPr>
          <w:rFonts w:ascii="Times New Roman" w:hAnsi="Times New Roman" w:cs="Times New Roman"/>
          <w:sz w:val="24"/>
          <w:szCs w:val="24"/>
        </w:rPr>
        <w:t xml:space="preserve"> concentration of the hydrogenotrophic methanogenesis, anaerobic acetogenic oxidation of butyrate and </w:t>
      </w:r>
      <w:r w:rsidR="0030010F" w:rsidRPr="003C59A1">
        <w:rPr>
          <w:rFonts w:ascii="Times New Roman" w:hAnsi="Times New Roman" w:cs="Times New Roman"/>
          <w:sz w:val="24"/>
          <w:szCs w:val="24"/>
        </w:rPr>
        <w:t xml:space="preserve">of </w:t>
      </w:r>
      <w:r w:rsidRPr="003C59A1">
        <w:rPr>
          <w:rFonts w:ascii="Times New Roman" w:hAnsi="Times New Roman" w:cs="Times New Roman"/>
          <w:sz w:val="24"/>
          <w:szCs w:val="24"/>
        </w:rPr>
        <w:t xml:space="preserve">propionate. This calculation </w:t>
      </w:r>
      <w:r w:rsidR="00580844" w:rsidRPr="003C59A1">
        <w:rPr>
          <w:rFonts w:ascii="Times New Roman" w:hAnsi="Times New Roman" w:cs="Times New Roman"/>
          <w:sz w:val="24"/>
          <w:szCs w:val="24"/>
        </w:rPr>
        <w:t>assumes</w:t>
      </w:r>
      <w:r w:rsidRPr="003C59A1">
        <w:rPr>
          <w:rFonts w:ascii="Times New Roman" w:hAnsi="Times New Roman" w:cs="Times New Roman"/>
          <w:sz w:val="24"/>
          <w:szCs w:val="24"/>
        </w:rPr>
        <w:t xml:space="preserve"> that H</w:t>
      </w:r>
      <w:r w:rsidRPr="003C59A1">
        <w:rPr>
          <w:rFonts w:ascii="Times New Roman" w:hAnsi="Times New Roman" w:cs="Times New Roman"/>
          <w:sz w:val="24"/>
          <w:szCs w:val="24"/>
          <w:vertAlign w:val="subscript"/>
        </w:rPr>
        <w:t>2</w:t>
      </w:r>
      <w:r w:rsidRPr="003C59A1">
        <w:rPr>
          <w:rFonts w:ascii="Times New Roman" w:hAnsi="Times New Roman" w:cs="Times New Roman"/>
          <w:sz w:val="24"/>
          <w:szCs w:val="24"/>
        </w:rPr>
        <w:t xml:space="preserve"> is the only electron carrier in between the syntrophic acetogen bacteria and the hydrogenotrophic methanogens</w:t>
      </w:r>
      <w:r w:rsidRPr="008850EF">
        <w:rPr>
          <w:rFonts w:ascii="Times New Roman" w:hAnsi="Times New Roman" w:cs="Times New Roman"/>
          <w:sz w:val="24"/>
          <w:szCs w:val="24"/>
        </w:rPr>
        <w:t xml:space="preserve">; </w:t>
      </w:r>
      <w:ins w:id="6" w:author="yuboer ." w:date="2024-11-25T15:40:00Z" w16du:dateUtc="2024-11-25T14:40:00Z">
        <w:r w:rsidR="008850EF" w:rsidRPr="008850EF">
          <w:rPr>
            <w:rFonts w:ascii="Times New Roman" w:hAnsi="Times New Roman" w:cs="Times New Roman"/>
            <w:sz w:val="24"/>
            <w:szCs w:val="24"/>
            <w:rPrChange w:id="7" w:author="yuboer ." w:date="2024-11-25T15:40:00Z" w16du:dateUtc="2024-11-25T14:40:00Z">
              <w:rPr>
                <w:rFonts w:ascii="Times New Roman" w:hAnsi="Times New Roman" w:cs="Times New Roman"/>
                <w:sz w:val="20"/>
                <w:szCs w:val="20"/>
              </w:rPr>
            </w:rPrChange>
          </w:rPr>
          <w:t>concentration of propionate and butyrate are at 10 µM, and acetate concentration at 1 µM</w:t>
        </w:r>
      </w:ins>
      <w:del w:id="8" w:author="yuboer ." w:date="2024-11-25T15:40:00Z" w16du:dateUtc="2024-11-25T14:40:00Z">
        <w:r w:rsidR="005F1D06" w:rsidRPr="008850EF" w:rsidDel="008850EF">
          <w:rPr>
            <w:rFonts w:ascii="Times New Roman" w:hAnsi="Times New Roman" w:cs="Times New Roman"/>
            <w:sz w:val="24"/>
            <w:szCs w:val="24"/>
          </w:rPr>
          <w:delText xml:space="preserve">concentration of </w:delText>
        </w:r>
        <w:r w:rsidRPr="008850EF" w:rsidDel="008850EF">
          <w:rPr>
            <w:rFonts w:ascii="Times New Roman" w:hAnsi="Times New Roman" w:cs="Times New Roman"/>
            <w:sz w:val="24"/>
            <w:szCs w:val="24"/>
          </w:rPr>
          <w:delText>propionate</w:delText>
        </w:r>
        <w:r w:rsidR="004B1E80" w:rsidRPr="008850EF" w:rsidDel="008850EF">
          <w:rPr>
            <w:rFonts w:ascii="Times New Roman" w:hAnsi="Times New Roman" w:cs="Times New Roman"/>
            <w:sz w:val="24"/>
            <w:szCs w:val="24"/>
          </w:rPr>
          <w:delText xml:space="preserve"> and</w:delText>
        </w:r>
        <w:r w:rsidRPr="008850EF" w:rsidDel="008850EF">
          <w:rPr>
            <w:rFonts w:ascii="Times New Roman" w:hAnsi="Times New Roman" w:cs="Times New Roman"/>
            <w:sz w:val="24"/>
            <w:szCs w:val="24"/>
          </w:rPr>
          <w:delText xml:space="preserve"> butyrate </w:delText>
        </w:r>
        <w:r w:rsidR="005F1D06" w:rsidRPr="008850EF" w:rsidDel="008850EF">
          <w:rPr>
            <w:rFonts w:ascii="Times New Roman" w:hAnsi="Times New Roman" w:cs="Times New Roman"/>
            <w:sz w:val="24"/>
            <w:szCs w:val="24"/>
          </w:rPr>
          <w:delText>are</w:delText>
        </w:r>
        <w:r w:rsidRPr="008850EF" w:rsidDel="008850EF">
          <w:rPr>
            <w:rFonts w:ascii="Times New Roman" w:hAnsi="Times New Roman" w:cs="Times New Roman"/>
            <w:sz w:val="24"/>
            <w:szCs w:val="24"/>
          </w:rPr>
          <w:delText xml:space="preserve"> at 10 mM</w:delText>
        </w:r>
        <w:r w:rsidR="005F1D06" w:rsidRPr="008850EF" w:rsidDel="008850EF">
          <w:rPr>
            <w:rFonts w:ascii="Times New Roman" w:hAnsi="Times New Roman" w:cs="Times New Roman"/>
            <w:sz w:val="24"/>
            <w:szCs w:val="24"/>
          </w:rPr>
          <w:delText>, and acetate concentration at 1 mM</w:delText>
        </w:r>
      </w:del>
      <w:r w:rsidRPr="008850EF">
        <w:rPr>
          <w:rFonts w:ascii="Times New Roman" w:hAnsi="Times New Roman" w:cs="Times New Roman"/>
          <w:sz w:val="24"/>
          <w:szCs w:val="24"/>
        </w:rPr>
        <w:t>;</w:t>
      </w:r>
      <w:r w:rsidRPr="003C59A1">
        <w:rPr>
          <w:rFonts w:ascii="Times New Roman" w:hAnsi="Times New Roman" w:cs="Times New Roman"/>
          <w:sz w:val="24"/>
          <w:szCs w:val="24"/>
        </w:rPr>
        <w:t xml:space="preserve"> and the CO</w:t>
      </w:r>
      <w:r w:rsidRPr="003C59A1">
        <w:rPr>
          <w:rFonts w:ascii="Times New Roman" w:hAnsi="Times New Roman" w:cs="Times New Roman"/>
          <w:sz w:val="24"/>
          <w:szCs w:val="24"/>
          <w:vertAlign w:val="subscript"/>
        </w:rPr>
        <w:t>2</w:t>
      </w:r>
      <w:r w:rsidRPr="003C59A1">
        <w:rPr>
          <w:rFonts w:ascii="Times New Roman" w:hAnsi="Times New Roman" w:cs="Times New Roman"/>
          <w:sz w:val="24"/>
          <w:szCs w:val="24"/>
        </w:rPr>
        <w:t xml:space="preserve"> and CH</w:t>
      </w:r>
      <w:r w:rsidRPr="003C59A1">
        <w:rPr>
          <w:rFonts w:ascii="Times New Roman" w:hAnsi="Times New Roman" w:cs="Times New Roman"/>
          <w:sz w:val="24"/>
          <w:szCs w:val="24"/>
          <w:vertAlign w:val="subscript"/>
        </w:rPr>
        <w:t>4</w:t>
      </w:r>
      <w:r w:rsidRPr="003C59A1">
        <w:rPr>
          <w:rFonts w:ascii="Times New Roman" w:hAnsi="Times New Roman" w:cs="Times New Roman"/>
          <w:sz w:val="24"/>
          <w:szCs w:val="24"/>
        </w:rPr>
        <w:t xml:space="preserve"> contents in the biogas </w:t>
      </w:r>
      <w:r w:rsidR="0030010F" w:rsidRPr="003C59A1">
        <w:rPr>
          <w:rFonts w:ascii="Times New Roman" w:hAnsi="Times New Roman" w:cs="Times New Roman"/>
          <w:sz w:val="24"/>
          <w:szCs w:val="24"/>
        </w:rPr>
        <w:t>were</w:t>
      </w:r>
      <w:r w:rsidRPr="003C59A1">
        <w:rPr>
          <w:rFonts w:ascii="Times New Roman" w:hAnsi="Times New Roman" w:cs="Times New Roman"/>
          <w:sz w:val="24"/>
          <w:szCs w:val="24"/>
        </w:rPr>
        <w:t xml:space="preserve"> 30% and 70%, respectively.</w:t>
      </w:r>
    </w:p>
    <w:p w14:paraId="45A10358" w14:textId="77777777" w:rsidR="00B16011" w:rsidRPr="003C59A1" w:rsidRDefault="00B16011" w:rsidP="003E0348">
      <w:pPr>
        <w:spacing w:line="480" w:lineRule="auto"/>
        <w:jc w:val="both"/>
        <w:rPr>
          <w:rFonts w:ascii="Times New Roman" w:hAnsi="Times New Roman" w:cs="Times New Roman"/>
          <w:sz w:val="24"/>
          <w:szCs w:val="24"/>
        </w:rPr>
      </w:pPr>
    </w:p>
    <w:p w14:paraId="4D0A2767" w14:textId="77777777" w:rsidR="00B16011" w:rsidRPr="003C59A1" w:rsidRDefault="00B16011" w:rsidP="003E0348">
      <w:pPr>
        <w:spacing w:line="480" w:lineRule="auto"/>
        <w:jc w:val="both"/>
        <w:rPr>
          <w:rFonts w:ascii="Times New Roman" w:hAnsi="Times New Roman" w:cs="Times New Roman"/>
          <w:sz w:val="24"/>
          <w:szCs w:val="24"/>
        </w:rPr>
      </w:pPr>
      <w:r w:rsidRPr="003C59A1">
        <w:rPr>
          <w:rFonts w:ascii="Times New Roman" w:hAnsi="Times New Roman" w:cs="Times New Roman"/>
          <w:sz w:val="24"/>
          <w:szCs w:val="24"/>
        </w:rPr>
        <w:br w:type="page"/>
      </w:r>
    </w:p>
    <w:p w14:paraId="42F8BF68" w14:textId="5A714E72" w:rsidR="0002456F" w:rsidRPr="003C59A1" w:rsidRDefault="0002456F" w:rsidP="0002456F">
      <w:pPr>
        <w:jc w:val="center"/>
        <w:rPr>
          <w:rFonts w:ascii="Times New Roman" w:eastAsia="DengXian" w:hAnsi="Times New Roman" w:cs="Times New Roman"/>
          <w:sz w:val="24"/>
          <w:szCs w:val="24"/>
        </w:rPr>
      </w:pPr>
      <w:r w:rsidRPr="003C59A1">
        <w:rPr>
          <w:rFonts w:ascii="Times New Roman" w:hAnsi="Times New Roman" w:cs="Times New Roman"/>
          <w:noProof/>
        </w:rPr>
        <w:lastRenderedPageBreak/>
        <w:drawing>
          <wp:inline distT="0" distB="0" distL="0" distR="0" wp14:anchorId="4C368133" wp14:editId="58538578">
            <wp:extent cx="7077075" cy="5657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7.tif"/>
                    <pic:cNvPicPr/>
                  </pic:nvPicPr>
                  <pic:blipFill>
                    <a:blip r:embed="rId18">
                      <a:extLst>
                        <a:ext uri="{28A0092B-C50C-407E-A947-70E740481C1C}">
                          <a14:useLocalDpi xmlns:a14="http://schemas.microsoft.com/office/drawing/2010/main" val="0"/>
                        </a:ext>
                      </a:extLst>
                    </a:blip>
                    <a:stretch>
                      <a:fillRect/>
                    </a:stretch>
                  </pic:blipFill>
                  <pic:spPr>
                    <a:xfrm>
                      <a:off x="0" y="0"/>
                      <a:ext cx="7077414" cy="5658170"/>
                    </a:xfrm>
                    <a:prstGeom prst="rect">
                      <a:avLst/>
                    </a:prstGeom>
                  </pic:spPr>
                </pic:pic>
              </a:graphicData>
            </a:graphic>
          </wp:inline>
        </w:drawing>
      </w:r>
    </w:p>
    <w:p w14:paraId="68BDE5E8" w14:textId="18E1A51A" w:rsidR="0002456F" w:rsidRPr="003C59A1" w:rsidRDefault="0002456F" w:rsidP="0002456F">
      <w:pPr>
        <w:jc w:val="both"/>
        <w:rPr>
          <w:rFonts w:ascii="Times New Roman" w:hAnsi="Times New Roman" w:cs="Times New Roman"/>
        </w:rPr>
      </w:pPr>
      <w:r w:rsidRPr="003C59A1">
        <w:rPr>
          <w:rFonts w:ascii="Times New Roman" w:hAnsi="Times New Roman" w:cs="Times New Roman"/>
        </w:rPr>
        <w:lastRenderedPageBreak/>
        <w:t>Figure S1</w:t>
      </w:r>
      <w:r w:rsidR="00136DB1" w:rsidRPr="003C59A1">
        <w:rPr>
          <w:rFonts w:ascii="Times New Roman" w:hAnsi="Times New Roman" w:cs="Times New Roman"/>
        </w:rPr>
        <w:t>0</w:t>
      </w:r>
      <w:r w:rsidRPr="003C59A1">
        <w:rPr>
          <w:rFonts w:ascii="Times New Roman" w:hAnsi="Times New Roman" w:cs="Times New Roman"/>
        </w:rPr>
        <w:t xml:space="preserve">. Transcription dynamics and relative dominance of </w:t>
      </w:r>
      <w:r w:rsidRPr="003C59A1">
        <w:rPr>
          <w:rFonts w:ascii="Times New Roman" w:hAnsi="Times New Roman" w:cs="Times New Roman"/>
          <w:i/>
        </w:rPr>
        <w:t>Methanobacteriaceae</w:t>
      </w:r>
      <w:r w:rsidRPr="003C59A1">
        <w:rPr>
          <w:rFonts w:ascii="Times New Roman" w:hAnsi="Times New Roman" w:cs="Times New Roman"/>
        </w:rPr>
        <w:t xml:space="preserve"> EA7 and </w:t>
      </w:r>
      <w:r w:rsidRPr="003C59A1">
        <w:rPr>
          <w:rFonts w:ascii="Times New Roman" w:hAnsi="Times New Roman" w:cs="Times New Roman"/>
          <w:i/>
        </w:rPr>
        <w:t>Methanothrix</w:t>
      </w:r>
      <w:r w:rsidRPr="003C59A1">
        <w:rPr>
          <w:rFonts w:ascii="Times New Roman" w:hAnsi="Times New Roman" w:cs="Times New Roman"/>
        </w:rPr>
        <w:t xml:space="preserve"> HA1,2,3 in the hydrogenotrophic- and acetoclastic- methanogenesis metabolism. </w:t>
      </w:r>
      <w:r w:rsidRPr="003C59A1">
        <w:rPr>
          <w:rFonts w:ascii="Times New Roman" w:hAnsi="Times New Roman" w:cs="Times New Roman"/>
          <w:i/>
        </w:rPr>
        <w:t>cdhA</w:t>
      </w:r>
      <w:r w:rsidRPr="003C59A1">
        <w:rPr>
          <w:rFonts w:ascii="Times New Roman" w:hAnsi="Times New Roman" w:cs="Times New Roman"/>
        </w:rPr>
        <w:t xml:space="preserve">: Acetyl-CoA </w:t>
      </w:r>
      <w:proofErr w:type="spellStart"/>
      <w:r w:rsidRPr="003C59A1">
        <w:rPr>
          <w:rFonts w:ascii="Times New Roman" w:hAnsi="Times New Roman" w:cs="Times New Roman"/>
        </w:rPr>
        <w:t>decarbonylase</w:t>
      </w:r>
      <w:proofErr w:type="spellEnd"/>
      <w:r w:rsidRPr="003C59A1">
        <w:rPr>
          <w:rFonts w:ascii="Times New Roman" w:hAnsi="Times New Roman" w:cs="Times New Roman"/>
        </w:rPr>
        <w:t xml:space="preserve"> subunit alpha, </w:t>
      </w:r>
      <w:r w:rsidRPr="003C59A1">
        <w:rPr>
          <w:rFonts w:ascii="Times New Roman" w:hAnsi="Times New Roman" w:cs="Times New Roman"/>
          <w:i/>
        </w:rPr>
        <w:t>fdhA</w:t>
      </w:r>
      <w:r w:rsidRPr="003C59A1">
        <w:rPr>
          <w:rFonts w:ascii="Times New Roman" w:hAnsi="Times New Roman" w:cs="Times New Roman"/>
        </w:rPr>
        <w:t xml:space="preserve">: formate dehydrogenase subunit alpha, </w:t>
      </w:r>
      <w:r w:rsidRPr="003C59A1">
        <w:rPr>
          <w:rFonts w:ascii="Times New Roman" w:hAnsi="Times New Roman" w:cs="Times New Roman"/>
          <w:i/>
        </w:rPr>
        <w:t>fdhC</w:t>
      </w:r>
      <w:r w:rsidRPr="003C59A1">
        <w:rPr>
          <w:rFonts w:ascii="Times New Roman" w:hAnsi="Times New Roman" w:cs="Times New Roman"/>
        </w:rPr>
        <w:t xml:space="preserve">: formate transporter gene, and </w:t>
      </w:r>
      <w:r w:rsidRPr="003C59A1">
        <w:rPr>
          <w:rFonts w:ascii="Times New Roman" w:hAnsi="Times New Roman" w:cs="Times New Roman"/>
          <w:i/>
        </w:rPr>
        <w:t>mcrA:</w:t>
      </w:r>
      <w:r w:rsidRPr="003C59A1">
        <w:rPr>
          <w:rFonts w:ascii="Times New Roman" w:hAnsi="Times New Roman" w:cs="Times New Roman"/>
        </w:rPr>
        <w:t xml:space="preserve"> the methyl coenzyme M reductase subunit alpha. Full names of genes denoted with abbreviations could be found in the Appendix file 1.</w:t>
      </w:r>
    </w:p>
    <w:p w14:paraId="5C1D2BF4" w14:textId="48607D3C" w:rsidR="0002456F" w:rsidRPr="003C59A1" w:rsidRDefault="0002456F" w:rsidP="0002456F">
      <w:pPr>
        <w:rPr>
          <w:rFonts w:ascii="Times New Roman" w:hAnsi="Times New Roman" w:cs="Times New Roman"/>
        </w:rPr>
        <w:sectPr w:rsidR="0002456F" w:rsidRPr="003C59A1" w:rsidSect="009805DF">
          <w:pgSz w:w="16838" w:h="11906" w:orient="landscape"/>
          <w:pgMar w:top="1440" w:right="1440" w:bottom="1440" w:left="1440" w:header="708" w:footer="708" w:gutter="0"/>
          <w:cols w:space="708"/>
          <w:docGrid w:linePitch="360"/>
        </w:sectPr>
      </w:pPr>
    </w:p>
    <w:p w14:paraId="7602457B" w14:textId="717A5220" w:rsidR="0079577E" w:rsidRPr="003C59A1" w:rsidRDefault="0079577E" w:rsidP="009805DF">
      <w:pPr>
        <w:spacing w:line="240" w:lineRule="auto"/>
        <w:jc w:val="both"/>
        <w:rPr>
          <w:rFonts w:ascii="Times New Roman" w:eastAsia="DengXian" w:hAnsi="Times New Roman" w:cs="Times New Roman"/>
          <w:sz w:val="24"/>
          <w:szCs w:val="24"/>
        </w:rPr>
      </w:pPr>
    </w:p>
    <w:p w14:paraId="6F8FEE20" w14:textId="7138F9C8" w:rsidR="00A16AE1" w:rsidRPr="003C59A1" w:rsidRDefault="00AF112D" w:rsidP="009805DF">
      <w:pPr>
        <w:spacing w:line="240" w:lineRule="auto"/>
        <w:jc w:val="both"/>
        <w:rPr>
          <w:rFonts w:ascii="Times New Roman" w:eastAsia="DengXian" w:hAnsi="Times New Roman" w:cs="Times New Roman"/>
          <w:sz w:val="24"/>
          <w:szCs w:val="24"/>
        </w:rPr>
      </w:pPr>
      <w:r w:rsidRPr="003C59A1">
        <w:rPr>
          <w:rFonts w:ascii="Times New Roman" w:eastAsia="DengXian" w:hAnsi="Times New Roman" w:cs="Times New Roman"/>
          <w:sz w:val="24"/>
          <w:szCs w:val="24"/>
        </w:rPr>
        <w:t xml:space="preserve">Table S1. Physiochemical parameters detected </w:t>
      </w:r>
      <w:r w:rsidR="003237D7" w:rsidRPr="003C59A1">
        <w:rPr>
          <w:rFonts w:ascii="Times New Roman" w:eastAsia="DengXian" w:hAnsi="Times New Roman" w:cs="Times New Roman"/>
          <w:sz w:val="24"/>
          <w:szCs w:val="24"/>
        </w:rPr>
        <w:t>in the three consortia at the time points when sludge samples were collected for meta-RNA sequencing.</w:t>
      </w:r>
      <w:r w:rsidR="00150DDE" w:rsidRPr="003C59A1">
        <w:rPr>
          <w:rFonts w:ascii="Times New Roman" w:eastAsia="DengXian" w:hAnsi="Times New Roman" w:cs="Times New Roman"/>
          <w:sz w:val="24"/>
          <w:szCs w:val="24"/>
        </w:rPr>
        <w:t xml:space="preserve"> Note:</w:t>
      </w:r>
      <w:r w:rsidR="003237D7" w:rsidRPr="003C59A1">
        <w:rPr>
          <w:rFonts w:ascii="Times New Roman" w:eastAsia="DengXian" w:hAnsi="Times New Roman" w:cs="Times New Roman"/>
          <w:sz w:val="24"/>
          <w:szCs w:val="24"/>
        </w:rPr>
        <w:t xml:space="preserve"> </w:t>
      </w:r>
      <w:r w:rsidR="005D67F3" w:rsidRPr="003C59A1">
        <w:rPr>
          <w:rFonts w:ascii="Times New Roman" w:eastAsia="DengXian" w:hAnsi="Times New Roman" w:cs="Times New Roman"/>
          <w:sz w:val="24"/>
          <w:szCs w:val="24"/>
          <w:vertAlign w:val="superscript"/>
        </w:rPr>
        <w:t>1.</w:t>
      </w:r>
      <w:r w:rsidR="005D67F3" w:rsidRPr="003C59A1">
        <w:rPr>
          <w:rFonts w:ascii="Times New Roman" w:eastAsia="DengXian" w:hAnsi="Times New Roman" w:cs="Times New Roman"/>
          <w:sz w:val="24"/>
          <w:szCs w:val="24"/>
        </w:rPr>
        <w:t xml:space="preserve"> </w:t>
      </w:r>
      <w:r w:rsidR="00373AE8" w:rsidRPr="003C59A1">
        <w:rPr>
          <w:rFonts w:ascii="Times New Roman" w:eastAsia="DengXian" w:hAnsi="Times New Roman" w:cs="Times New Roman"/>
          <w:sz w:val="24"/>
          <w:szCs w:val="24"/>
        </w:rPr>
        <w:t xml:space="preserve">For better visualization, </w:t>
      </w:r>
      <w:r w:rsidR="005D67F3" w:rsidRPr="003C59A1">
        <w:rPr>
          <w:rFonts w:ascii="Times New Roman" w:eastAsia="DengXian" w:hAnsi="Times New Roman" w:cs="Times New Roman"/>
          <w:sz w:val="24"/>
          <w:szCs w:val="24"/>
        </w:rPr>
        <w:t>S1, S2, S3, ScH</w:t>
      </w:r>
      <w:r w:rsidR="005D67F3" w:rsidRPr="003C59A1">
        <w:rPr>
          <w:rFonts w:ascii="Times New Roman" w:eastAsia="DengXian" w:hAnsi="Times New Roman" w:cs="Times New Roman"/>
          <w:sz w:val="24"/>
          <w:szCs w:val="24"/>
          <w:vertAlign w:val="subscript"/>
        </w:rPr>
        <w:t>2</w:t>
      </w:r>
      <w:r w:rsidR="005D67F3" w:rsidRPr="003C59A1">
        <w:rPr>
          <w:rFonts w:ascii="Times New Roman" w:eastAsia="DengXian" w:hAnsi="Times New Roman" w:cs="Times New Roman"/>
          <w:sz w:val="24"/>
          <w:szCs w:val="24"/>
        </w:rPr>
        <w:t xml:space="preserve"> and Sc were </w:t>
      </w:r>
      <w:r w:rsidR="00373AE8" w:rsidRPr="003C59A1">
        <w:rPr>
          <w:rFonts w:ascii="Times New Roman" w:eastAsia="DengXian" w:hAnsi="Times New Roman" w:cs="Times New Roman"/>
          <w:sz w:val="24"/>
          <w:szCs w:val="24"/>
        </w:rPr>
        <w:t xml:space="preserve">used in Figure 4 to denote </w:t>
      </w:r>
      <w:r w:rsidR="0089011A" w:rsidRPr="003C59A1">
        <w:rPr>
          <w:rFonts w:ascii="Times New Roman" w:eastAsia="DengXian" w:hAnsi="Times New Roman" w:cs="Times New Roman"/>
          <w:sz w:val="24"/>
          <w:szCs w:val="24"/>
        </w:rPr>
        <w:t xml:space="preserve">the corresponding </w:t>
      </w:r>
      <w:r w:rsidR="00373AE8" w:rsidRPr="003C59A1">
        <w:rPr>
          <w:rFonts w:ascii="Times New Roman" w:eastAsia="DengXian" w:hAnsi="Times New Roman" w:cs="Times New Roman"/>
          <w:sz w:val="24"/>
          <w:szCs w:val="24"/>
        </w:rPr>
        <w:t>substrate</w:t>
      </w:r>
      <w:r w:rsidR="0089011A" w:rsidRPr="003C59A1">
        <w:rPr>
          <w:rFonts w:ascii="Times New Roman" w:eastAsia="DengXian" w:hAnsi="Times New Roman" w:cs="Times New Roman"/>
          <w:sz w:val="24"/>
          <w:szCs w:val="24"/>
        </w:rPr>
        <w:t xml:space="preserve"> applied as the stimuli carbon source</w:t>
      </w:r>
      <w:r w:rsidR="00A44A08" w:rsidRPr="003C59A1">
        <w:rPr>
          <w:rFonts w:ascii="Times New Roman" w:eastAsia="DengXian" w:hAnsi="Times New Roman" w:cs="Times New Roman"/>
          <w:sz w:val="24"/>
          <w:szCs w:val="24"/>
        </w:rPr>
        <w:t xml:space="preserve"> </w:t>
      </w:r>
      <w:r w:rsidR="0089011A" w:rsidRPr="003C59A1">
        <w:rPr>
          <w:rFonts w:ascii="Times New Roman" w:eastAsia="DengXian" w:hAnsi="Times New Roman" w:cs="Times New Roman"/>
          <w:sz w:val="24"/>
          <w:szCs w:val="24"/>
        </w:rPr>
        <w:t>in each of the three consortia</w:t>
      </w:r>
      <w:ins w:id="9" w:author="Yubo Wang" w:date="2025-03-05T19:57:00Z" w16du:dateUtc="2025-03-05T18:57:00Z">
        <w:r w:rsidR="00954C68">
          <w:rPr>
            <w:rFonts w:ascii="Times New Roman" w:eastAsia="DengXian" w:hAnsi="Times New Roman" w:cs="Times New Roman"/>
            <w:sz w:val="24"/>
            <w:szCs w:val="24"/>
          </w:rPr>
          <w:t>, e.g., S1 indicates the use of butyrate as substrate</w:t>
        </w:r>
      </w:ins>
      <w:r w:rsidR="00373AE8" w:rsidRPr="003C59A1">
        <w:rPr>
          <w:rFonts w:ascii="Times New Roman" w:eastAsia="DengXian" w:hAnsi="Times New Roman" w:cs="Times New Roman"/>
          <w:sz w:val="24"/>
          <w:szCs w:val="24"/>
        </w:rPr>
        <w:t xml:space="preserve">; </w:t>
      </w:r>
      <w:r w:rsidR="00373AE8" w:rsidRPr="003C59A1">
        <w:rPr>
          <w:rFonts w:ascii="Times New Roman" w:eastAsia="DengXian" w:hAnsi="Times New Roman" w:cs="Times New Roman"/>
          <w:sz w:val="24"/>
          <w:szCs w:val="24"/>
          <w:vertAlign w:val="superscript"/>
        </w:rPr>
        <w:t>2.</w:t>
      </w:r>
      <w:r w:rsidR="00373AE8" w:rsidRPr="003C59A1">
        <w:rPr>
          <w:rFonts w:ascii="Times New Roman" w:eastAsia="DengXian" w:hAnsi="Times New Roman" w:cs="Times New Roman"/>
          <w:sz w:val="24"/>
          <w:szCs w:val="24"/>
        </w:rPr>
        <w:t xml:space="preserve"> Sampling time here indicates</w:t>
      </w:r>
      <w:r w:rsidR="0089011A" w:rsidRPr="003C59A1">
        <w:rPr>
          <w:rFonts w:ascii="Times New Roman" w:eastAsia="DengXian" w:hAnsi="Times New Roman" w:cs="Times New Roman"/>
          <w:sz w:val="24"/>
          <w:szCs w:val="24"/>
        </w:rPr>
        <w:t xml:space="preserve"> the d</w:t>
      </w:r>
      <w:ins w:id="10" w:author="Yubo Wang" w:date="2025-03-05T19:57:00Z" w16du:dateUtc="2025-03-05T18:57:00Z">
        <w:r w:rsidR="00954C68">
          <w:rPr>
            <w:rFonts w:ascii="Times New Roman" w:eastAsia="DengXian" w:hAnsi="Times New Roman" w:cs="Times New Roman"/>
            <w:sz w:val="24"/>
            <w:szCs w:val="24"/>
          </w:rPr>
          <w:t>igestion</w:t>
        </w:r>
      </w:ins>
      <w:del w:id="11" w:author="Yubo Wang" w:date="2025-03-05T19:57:00Z" w16du:dateUtc="2025-03-05T18:57:00Z">
        <w:r w:rsidR="0089011A" w:rsidRPr="003C59A1" w:rsidDel="00954C68">
          <w:rPr>
            <w:rFonts w:ascii="Times New Roman" w:eastAsia="DengXian" w:hAnsi="Times New Roman" w:cs="Times New Roman"/>
            <w:sz w:val="24"/>
            <w:szCs w:val="24"/>
          </w:rPr>
          <w:delText>egradation</w:delText>
        </w:r>
      </w:del>
      <w:r w:rsidR="0089011A" w:rsidRPr="003C59A1">
        <w:rPr>
          <w:rFonts w:ascii="Times New Roman" w:eastAsia="DengXian" w:hAnsi="Times New Roman" w:cs="Times New Roman"/>
          <w:sz w:val="24"/>
          <w:szCs w:val="24"/>
        </w:rPr>
        <w:t xml:space="preserve"> time </w:t>
      </w:r>
      <w:r w:rsidR="005223EA" w:rsidRPr="003C59A1">
        <w:rPr>
          <w:rFonts w:ascii="Times New Roman" w:eastAsia="DengXian" w:hAnsi="Times New Roman" w:cs="Times New Roman"/>
          <w:sz w:val="24"/>
          <w:szCs w:val="24"/>
        </w:rPr>
        <w:t xml:space="preserve">after </w:t>
      </w:r>
      <w:r w:rsidR="0089011A" w:rsidRPr="003C59A1">
        <w:rPr>
          <w:rFonts w:ascii="Times New Roman" w:eastAsia="DengXian" w:hAnsi="Times New Roman" w:cs="Times New Roman"/>
          <w:sz w:val="24"/>
          <w:szCs w:val="24"/>
        </w:rPr>
        <w:t xml:space="preserve">the </w:t>
      </w:r>
      <w:r w:rsidR="002A2CEC" w:rsidRPr="003C59A1">
        <w:rPr>
          <w:rFonts w:ascii="Times New Roman" w:eastAsia="DengXian" w:hAnsi="Times New Roman" w:cs="Times New Roman"/>
          <w:sz w:val="24"/>
          <w:szCs w:val="24"/>
        </w:rPr>
        <w:t>addition</w:t>
      </w:r>
      <w:r w:rsidR="0089011A" w:rsidRPr="003C59A1">
        <w:rPr>
          <w:rFonts w:ascii="Times New Roman" w:eastAsia="DengXian" w:hAnsi="Times New Roman" w:cs="Times New Roman"/>
          <w:sz w:val="24"/>
          <w:szCs w:val="24"/>
        </w:rPr>
        <w:t xml:space="preserve"> of each </w:t>
      </w:r>
      <w:r w:rsidR="005223EA" w:rsidRPr="003C59A1">
        <w:rPr>
          <w:rFonts w:ascii="Times New Roman" w:eastAsia="DengXian" w:hAnsi="Times New Roman" w:cs="Times New Roman"/>
          <w:sz w:val="24"/>
          <w:szCs w:val="24"/>
        </w:rPr>
        <w:t xml:space="preserve">substrate, and the degradation profile of each stimuli-substrate over the course of a batch experiment could be found in </w:t>
      </w:r>
      <w:r w:rsidR="005D73FF" w:rsidRPr="003C59A1">
        <w:rPr>
          <w:rFonts w:ascii="Times New Roman" w:eastAsia="DengXian" w:hAnsi="Times New Roman" w:cs="Times New Roman"/>
          <w:sz w:val="24"/>
          <w:szCs w:val="24"/>
        </w:rPr>
        <w:t>Figure S</w:t>
      </w:r>
      <w:r w:rsidR="009805DF" w:rsidRPr="003C59A1">
        <w:rPr>
          <w:rFonts w:ascii="Times New Roman" w:eastAsia="DengXian" w:hAnsi="Times New Roman" w:cs="Times New Roman"/>
          <w:sz w:val="24"/>
          <w:szCs w:val="24"/>
        </w:rPr>
        <w:t>3</w:t>
      </w:r>
      <w:r w:rsidR="00C17793" w:rsidRPr="003C59A1">
        <w:rPr>
          <w:rFonts w:ascii="Times New Roman" w:eastAsia="DengXian" w:hAnsi="Times New Roman" w:cs="Times New Roman"/>
          <w:sz w:val="24"/>
          <w:szCs w:val="24"/>
        </w:rPr>
        <w:t xml:space="preserve"> </w:t>
      </w:r>
      <w:r w:rsidR="00F41C75" w:rsidRPr="003C59A1">
        <w:rPr>
          <w:rFonts w:ascii="Times New Roman" w:eastAsia="DengXian" w:hAnsi="Times New Roman" w:cs="Times New Roman"/>
          <w:sz w:val="24"/>
          <w:szCs w:val="24"/>
        </w:rPr>
        <w:t>-</w:t>
      </w:r>
      <w:r w:rsidR="00C17793" w:rsidRPr="003C59A1">
        <w:rPr>
          <w:rFonts w:ascii="Times New Roman" w:eastAsia="DengXian" w:hAnsi="Times New Roman" w:cs="Times New Roman"/>
          <w:sz w:val="24"/>
          <w:szCs w:val="24"/>
        </w:rPr>
        <w:t>S</w:t>
      </w:r>
      <w:r w:rsidR="009805DF" w:rsidRPr="003C59A1">
        <w:rPr>
          <w:rFonts w:ascii="Times New Roman" w:eastAsia="DengXian" w:hAnsi="Times New Roman" w:cs="Times New Roman"/>
          <w:sz w:val="24"/>
          <w:szCs w:val="24"/>
        </w:rPr>
        <w:t>5</w:t>
      </w:r>
      <w:del w:id="12" w:author="Yubo Wang" w:date="2025-03-05T19:58:00Z" w16du:dateUtc="2025-03-05T18:58:00Z">
        <w:r w:rsidR="002A2CEC" w:rsidRPr="003C59A1" w:rsidDel="00954C68">
          <w:rPr>
            <w:rFonts w:ascii="Times New Roman" w:eastAsia="DengXian" w:hAnsi="Times New Roman" w:cs="Times New Roman"/>
            <w:sz w:val="24"/>
            <w:szCs w:val="24"/>
          </w:rPr>
          <w:delText>, and Figure S11</w:delText>
        </w:r>
      </w:del>
      <w:r w:rsidR="005223EA" w:rsidRPr="003C59A1">
        <w:rPr>
          <w:rFonts w:ascii="Times New Roman" w:eastAsia="DengXian" w:hAnsi="Times New Roman" w:cs="Times New Roman"/>
          <w:sz w:val="24"/>
          <w:szCs w:val="24"/>
        </w:rPr>
        <w:t>.</w:t>
      </w:r>
    </w:p>
    <w:tbl>
      <w:tblPr>
        <w:tblW w:w="0" w:type="auto"/>
        <w:jc w:val="center"/>
        <w:tblLayout w:type="fixed"/>
        <w:tblLook w:val="0600" w:firstRow="0" w:lastRow="0" w:firstColumn="0" w:lastColumn="0" w:noHBand="1" w:noVBand="1"/>
      </w:tblPr>
      <w:tblGrid>
        <w:gridCol w:w="1418"/>
        <w:gridCol w:w="1134"/>
        <w:gridCol w:w="1276"/>
        <w:gridCol w:w="850"/>
        <w:gridCol w:w="1134"/>
        <w:gridCol w:w="567"/>
        <w:gridCol w:w="851"/>
        <w:gridCol w:w="708"/>
        <w:gridCol w:w="993"/>
        <w:gridCol w:w="992"/>
        <w:gridCol w:w="850"/>
        <w:gridCol w:w="709"/>
        <w:gridCol w:w="851"/>
        <w:gridCol w:w="708"/>
      </w:tblGrid>
      <w:tr w:rsidR="00FB2F4D" w:rsidRPr="00E74AE2" w14:paraId="4B3F0F88" w14:textId="77777777" w:rsidTr="00150DDE">
        <w:trPr>
          <w:trHeight w:val="300"/>
          <w:jc w:val="center"/>
        </w:trPr>
        <w:tc>
          <w:tcPr>
            <w:tcW w:w="1418" w:type="dxa"/>
            <w:vMerge w:val="restart"/>
            <w:tcBorders>
              <w:top w:val="single" w:sz="4" w:space="0" w:color="auto"/>
              <w:left w:val="nil"/>
              <w:bottom w:val="nil"/>
              <w:right w:val="nil"/>
            </w:tcBorders>
            <w:shd w:val="clear" w:color="auto" w:fill="auto"/>
            <w:noWrap/>
            <w:vAlign w:val="center"/>
            <w:hideMark/>
          </w:tcPr>
          <w:p w14:paraId="3A6A3803"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Consortium</w:t>
            </w:r>
          </w:p>
        </w:tc>
        <w:tc>
          <w:tcPr>
            <w:tcW w:w="1134" w:type="dxa"/>
            <w:vMerge w:val="restart"/>
            <w:tcBorders>
              <w:top w:val="single" w:sz="4" w:space="0" w:color="auto"/>
              <w:left w:val="nil"/>
              <w:bottom w:val="nil"/>
              <w:right w:val="nil"/>
            </w:tcBorders>
            <w:shd w:val="clear" w:color="auto" w:fill="auto"/>
            <w:noWrap/>
            <w:vAlign w:val="center"/>
            <w:hideMark/>
          </w:tcPr>
          <w:p w14:paraId="17F38B3C"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Substrate</w:t>
            </w:r>
          </w:p>
          <w:p w14:paraId="7531337E"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ID</w:t>
            </w:r>
            <w:r w:rsidRPr="003C59A1">
              <w:rPr>
                <w:rFonts w:ascii="Times New Roman" w:eastAsia="Times New Roman" w:hAnsi="Times New Roman" w:cs="Times New Roman"/>
                <w:b/>
                <w:bCs/>
                <w:sz w:val="20"/>
                <w:szCs w:val="20"/>
                <w:vertAlign w:val="superscript"/>
              </w:rPr>
              <w:t>1</w:t>
            </w:r>
          </w:p>
        </w:tc>
        <w:tc>
          <w:tcPr>
            <w:tcW w:w="1276" w:type="dxa"/>
            <w:vMerge w:val="restart"/>
            <w:tcBorders>
              <w:top w:val="single" w:sz="4" w:space="0" w:color="auto"/>
              <w:left w:val="nil"/>
              <w:bottom w:val="nil"/>
              <w:right w:val="nil"/>
            </w:tcBorders>
            <w:shd w:val="clear" w:color="auto" w:fill="auto"/>
            <w:noWrap/>
            <w:vAlign w:val="center"/>
            <w:hideMark/>
          </w:tcPr>
          <w:p w14:paraId="7B91598A"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Substrate</w:t>
            </w:r>
          </w:p>
        </w:tc>
        <w:tc>
          <w:tcPr>
            <w:tcW w:w="850" w:type="dxa"/>
            <w:vMerge w:val="restart"/>
            <w:tcBorders>
              <w:top w:val="single" w:sz="4" w:space="0" w:color="auto"/>
              <w:left w:val="nil"/>
              <w:bottom w:val="nil"/>
              <w:right w:val="nil"/>
            </w:tcBorders>
            <w:shd w:val="clear" w:color="auto" w:fill="auto"/>
            <w:noWrap/>
            <w:vAlign w:val="center"/>
            <w:hideMark/>
          </w:tcPr>
          <w:p w14:paraId="1224EB36"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Sample</w:t>
            </w:r>
          </w:p>
          <w:p w14:paraId="2D6035A2"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ID</w:t>
            </w:r>
          </w:p>
        </w:tc>
        <w:tc>
          <w:tcPr>
            <w:tcW w:w="1134" w:type="dxa"/>
            <w:vMerge w:val="restart"/>
            <w:tcBorders>
              <w:top w:val="single" w:sz="4" w:space="0" w:color="auto"/>
              <w:left w:val="nil"/>
              <w:bottom w:val="nil"/>
              <w:right w:val="nil"/>
            </w:tcBorders>
            <w:shd w:val="clear" w:color="auto" w:fill="auto"/>
            <w:vAlign w:val="center"/>
            <w:hideMark/>
          </w:tcPr>
          <w:p w14:paraId="5EF65879"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Sampling</w:t>
            </w:r>
          </w:p>
          <w:p w14:paraId="2BAD04E2"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time</w:t>
            </w:r>
            <w:r w:rsidRPr="003C59A1">
              <w:rPr>
                <w:rFonts w:ascii="Times New Roman" w:eastAsia="Times New Roman" w:hAnsi="Times New Roman" w:cs="Times New Roman"/>
                <w:b/>
                <w:bCs/>
                <w:sz w:val="20"/>
                <w:szCs w:val="20"/>
                <w:vertAlign w:val="superscript"/>
              </w:rPr>
              <w:t>2</w:t>
            </w:r>
            <w:r w:rsidRPr="003C59A1">
              <w:rPr>
                <w:rFonts w:ascii="Times New Roman" w:eastAsia="Times New Roman" w:hAnsi="Times New Roman" w:cs="Times New Roman"/>
                <w:b/>
                <w:bCs/>
                <w:sz w:val="20"/>
                <w:szCs w:val="20"/>
              </w:rPr>
              <w:t xml:space="preserve"> </w:t>
            </w:r>
            <w:r w:rsidRPr="003C59A1">
              <w:rPr>
                <w:rFonts w:ascii="Times New Roman" w:eastAsia="Times New Roman" w:hAnsi="Times New Roman" w:cs="Times New Roman"/>
                <w:b/>
                <w:bCs/>
                <w:sz w:val="20"/>
                <w:szCs w:val="20"/>
              </w:rPr>
              <w:br/>
              <w:t>(h)</w:t>
            </w:r>
          </w:p>
        </w:tc>
        <w:tc>
          <w:tcPr>
            <w:tcW w:w="567" w:type="dxa"/>
            <w:vMerge w:val="restart"/>
            <w:tcBorders>
              <w:top w:val="single" w:sz="4" w:space="0" w:color="auto"/>
              <w:left w:val="nil"/>
              <w:bottom w:val="nil"/>
              <w:right w:val="nil"/>
            </w:tcBorders>
            <w:shd w:val="clear" w:color="auto" w:fill="auto"/>
            <w:noWrap/>
            <w:vAlign w:val="center"/>
            <w:hideMark/>
          </w:tcPr>
          <w:p w14:paraId="27A10D4C"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pH</w:t>
            </w:r>
          </w:p>
        </w:tc>
        <w:tc>
          <w:tcPr>
            <w:tcW w:w="851" w:type="dxa"/>
            <w:vMerge w:val="restart"/>
            <w:tcBorders>
              <w:top w:val="single" w:sz="4" w:space="0" w:color="auto"/>
              <w:left w:val="nil"/>
              <w:bottom w:val="nil"/>
              <w:right w:val="nil"/>
            </w:tcBorders>
            <w:shd w:val="clear" w:color="auto" w:fill="auto"/>
            <w:vAlign w:val="center"/>
            <w:hideMark/>
          </w:tcPr>
          <w:p w14:paraId="6887E31D"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H</w:t>
            </w:r>
            <w:r w:rsidRPr="003C59A1">
              <w:rPr>
                <w:rFonts w:ascii="Times New Roman" w:eastAsia="Times New Roman" w:hAnsi="Times New Roman" w:cs="Times New Roman"/>
                <w:b/>
                <w:bCs/>
                <w:sz w:val="20"/>
                <w:szCs w:val="20"/>
                <w:vertAlign w:val="subscript"/>
              </w:rPr>
              <w:t>2</w:t>
            </w:r>
            <w:r w:rsidRPr="003C59A1">
              <w:rPr>
                <w:rFonts w:ascii="Times New Roman" w:eastAsia="Times New Roman" w:hAnsi="Times New Roman" w:cs="Times New Roman"/>
                <w:b/>
                <w:bCs/>
                <w:sz w:val="20"/>
                <w:szCs w:val="20"/>
              </w:rPr>
              <w:br/>
              <w:t>(ppm)</w:t>
            </w:r>
          </w:p>
        </w:tc>
        <w:tc>
          <w:tcPr>
            <w:tcW w:w="708" w:type="dxa"/>
            <w:vMerge w:val="restart"/>
            <w:tcBorders>
              <w:top w:val="single" w:sz="4" w:space="0" w:color="auto"/>
              <w:left w:val="nil"/>
              <w:bottom w:val="nil"/>
              <w:right w:val="nil"/>
            </w:tcBorders>
            <w:shd w:val="clear" w:color="auto" w:fill="auto"/>
            <w:vAlign w:val="center"/>
            <w:hideMark/>
          </w:tcPr>
          <w:p w14:paraId="4020CCD1"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CH</w:t>
            </w:r>
            <w:r w:rsidRPr="003C59A1">
              <w:rPr>
                <w:rFonts w:ascii="Times New Roman" w:eastAsia="Times New Roman" w:hAnsi="Times New Roman" w:cs="Times New Roman"/>
                <w:b/>
                <w:bCs/>
                <w:sz w:val="20"/>
                <w:szCs w:val="20"/>
                <w:vertAlign w:val="subscript"/>
              </w:rPr>
              <w:t>4</w:t>
            </w:r>
            <w:r w:rsidRPr="003C59A1">
              <w:rPr>
                <w:rFonts w:ascii="Times New Roman" w:eastAsia="Times New Roman" w:hAnsi="Times New Roman" w:cs="Times New Roman"/>
                <w:b/>
                <w:bCs/>
                <w:sz w:val="20"/>
                <w:szCs w:val="20"/>
              </w:rPr>
              <w:br/>
              <w:t>(%)</w:t>
            </w:r>
          </w:p>
        </w:tc>
        <w:tc>
          <w:tcPr>
            <w:tcW w:w="5103" w:type="dxa"/>
            <w:gridSpan w:val="6"/>
            <w:tcBorders>
              <w:top w:val="single" w:sz="4" w:space="0" w:color="auto"/>
              <w:left w:val="nil"/>
              <w:bottom w:val="single" w:sz="4" w:space="0" w:color="auto"/>
              <w:right w:val="nil"/>
            </w:tcBorders>
            <w:shd w:val="clear" w:color="auto" w:fill="auto"/>
            <w:noWrap/>
            <w:vAlign w:val="center"/>
            <w:hideMark/>
          </w:tcPr>
          <w:p w14:paraId="455E3C60"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Concentration (mg/l)</w:t>
            </w:r>
          </w:p>
        </w:tc>
      </w:tr>
      <w:tr w:rsidR="00FB2F4D" w:rsidRPr="00E74AE2" w14:paraId="1D1D5608" w14:textId="77777777" w:rsidTr="00150DDE">
        <w:trPr>
          <w:trHeight w:val="900"/>
          <w:jc w:val="center"/>
        </w:trPr>
        <w:tc>
          <w:tcPr>
            <w:tcW w:w="1418" w:type="dxa"/>
            <w:vMerge/>
            <w:tcBorders>
              <w:top w:val="nil"/>
              <w:left w:val="nil"/>
              <w:bottom w:val="single" w:sz="4" w:space="0" w:color="auto"/>
              <w:right w:val="nil"/>
            </w:tcBorders>
            <w:vAlign w:val="center"/>
            <w:hideMark/>
          </w:tcPr>
          <w:p w14:paraId="4D43BA62"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p>
        </w:tc>
        <w:tc>
          <w:tcPr>
            <w:tcW w:w="1134" w:type="dxa"/>
            <w:vMerge/>
            <w:tcBorders>
              <w:top w:val="nil"/>
              <w:left w:val="nil"/>
              <w:bottom w:val="single" w:sz="4" w:space="0" w:color="auto"/>
              <w:right w:val="nil"/>
            </w:tcBorders>
            <w:vAlign w:val="center"/>
            <w:hideMark/>
          </w:tcPr>
          <w:p w14:paraId="3A52239C"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p>
        </w:tc>
        <w:tc>
          <w:tcPr>
            <w:tcW w:w="1276" w:type="dxa"/>
            <w:vMerge/>
            <w:tcBorders>
              <w:top w:val="nil"/>
              <w:left w:val="nil"/>
              <w:bottom w:val="single" w:sz="4" w:space="0" w:color="auto"/>
              <w:right w:val="nil"/>
            </w:tcBorders>
            <w:vAlign w:val="center"/>
            <w:hideMark/>
          </w:tcPr>
          <w:p w14:paraId="7C2CE19F"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p>
        </w:tc>
        <w:tc>
          <w:tcPr>
            <w:tcW w:w="850" w:type="dxa"/>
            <w:vMerge/>
            <w:tcBorders>
              <w:top w:val="nil"/>
              <w:left w:val="nil"/>
              <w:bottom w:val="single" w:sz="4" w:space="0" w:color="auto"/>
              <w:right w:val="nil"/>
            </w:tcBorders>
            <w:vAlign w:val="center"/>
            <w:hideMark/>
          </w:tcPr>
          <w:p w14:paraId="60D89BAD"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p>
        </w:tc>
        <w:tc>
          <w:tcPr>
            <w:tcW w:w="1134" w:type="dxa"/>
            <w:vMerge/>
            <w:tcBorders>
              <w:top w:val="nil"/>
              <w:left w:val="nil"/>
              <w:bottom w:val="single" w:sz="4" w:space="0" w:color="auto"/>
              <w:right w:val="nil"/>
            </w:tcBorders>
            <w:vAlign w:val="center"/>
            <w:hideMark/>
          </w:tcPr>
          <w:p w14:paraId="70D9330E"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p>
        </w:tc>
        <w:tc>
          <w:tcPr>
            <w:tcW w:w="567" w:type="dxa"/>
            <w:vMerge/>
            <w:tcBorders>
              <w:top w:val="nil"/>
              <w:left w:val="nil"/>
              <w:bottom w:val="single" w:sz="4" w:space="0" w:color="auto"/>
              <w:right w:val="nil"/>
            </w:tcBorders>
            <w:vAlign w:val="center"/>
            <w:hideMark/>
          </w:tcPr>
          <w:p w14:paraId="57889FEA"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p>
        </w:tc>
        <w:tc>
          <w:tcPr>
            <w:tcW w:w="851" w:type="dxa"/>
            <w:vMerge/>
            <w:tcBorders>
              <w:top w:val="nil"/>
              <w:left w:val="nil"/>
              <w:bottom w:val="single" w:sz="4" w:space="0" w:color="auto"/>
              <w:right w:val="nil"/>
            </w:tcBorders>
            <w:vAlign w:val="center"/>
            <w:hideMark/>
          </w:tcPr>
          <w:p w14:paraId="2F6BA95A"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p>
        </w:tc>
        <w:tc>
          <w:tcPr>
            <w:tcW w:w="708" w:type="dxa"/>
            <w:vMerge/>
            <w:tcBorders>
              <w:top w:val="nil"/>
              <w:left w:val="nil"/>
              <w:bottom w:val="single" w:sz="4" w:space="0" w:color="auto"/>
              <w:right w:val="nil"/>
            </w:tcBorders>
            <w:vAlign w:val="center"/>
            <w:hideMark/>
          </w:tcPr>
          <w:p w14:paraId="504CB743"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p>
        </w:tc>
        <w:tc>
          <w:tcPr>
            <w:tcW w:w="993" w:type="dxa"/>
            <w:tcBorders>
              <w:top w:val="single" w:sz="4" w:space="0" w:color="auto"/>
              <w:left w:val="nil"/>
              <w:bottom w:val="single" w:sz="4" w:space="0" w:color="auto"/>
              <w:right w:val="nil"/>
            </w:tcBorders>
            <w:shd w:val="clear" w:color="auto" w:fill="auto"/>
            <w:noWrap/>
            <w:vAlign w:val="center"/>
            <w:hideMark/>
          </w:tcPr>
          <w:p w14:paraId="2A1F6FD1"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n-</w:t>
            </w:r>
            <w:proofErr w:type="spellStart"/>
            <w:r w:rsidRPr="003C59A1">
              <w:rPr>
                <w:rFonts w:ascii="Times New Roman" w:eastAsia="Times New Roman" w:hAnsi="Times New Roman" w:cs="Times New Roman"/>
                <w:b/>
                <w:bCs/>
                <w:sz w:val="20"/>
                <w:szCs w:val="20"/>
              </w:rPr>
              <w:t>HBut</w:t>
            </w:r>
            <w:proofErr w:type="spellEnd"/>
          </w:p>
        </w:tc>
        <w:tc>
          <w:tcPr>
            <w:tcW w:w="992" w:type="dxa"/>
            <w:tcBorders>
              <w:top w:val="single" w:sz="4" w:space="0" w:color="auto"/>
              <w:left w:val="nil"/>
              <w:bottom w:val="single" w:sz="4" w:space="0" w:color="auto"/>
              <w:right w:val="nil"/>
            </w:tcBorders>
            <w:shd w:val="clear" w:color="auto" w:fill="auto"/>
            <w:vAlign w:val="center"/>
            <w:hideMark/>
          </w:tcPr>
          <w:p w14:paraId="13115CAD"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initial</w:t>
            </w:r>
            <w:r w:rsidRPr="003C59A1">
              <w:rPr>
                <w:rFonts w:ascii="Times New Roman" w:eastAsia="Times New Roman" w:hAnsi="Times New Roman" w:cs="Times New Roman"/>
                <w:b/>
                <w:bCs/>
                <w:sz w:val="20"/>
                <w:szCs w:val="20"/>
              </w:rPr>
              <w:br/>
              <w:t>n-</w:t>
            </w:r>
            <w:proofErr w:type="spellStart"/>
            <w:r w:rsidRPr="003C59A1">
              <w:rPr>
                <w:rFonts w:ascii="Times New Roman" w:eastAsia="Times New Roman" w:hAnsi="Times New Roman" w:cs="Times New Roman"/>
                <w:b/>
                <w:bCs/>
                <w:sz w:val="20"/>
                <w:szCs w:val="20"/>
              </w:rPr>
              <w:t>HBut</w:t>
            </w:r>
            <w:proofErr w:type="spellEnd"/>
          </w:p>
        </w:tc>
        <w:tc>
          <w:tcPr>
            <w:tcW w:w="850" w:type="dxa"/>
            <w:tcBorders>
              <w:top w:val="single" w:sz="4" w:space="0" w:color="auto"/>
              <w:left w:val="nil"/>
              <w:bottom w:val="single" w:sz="4" w:space="0" w:color="auto"/>
              <w:right w:val="nil"/>
            </w:tcBorders>
            <w:shd w:val="clear" w:color="auto" w:fill="auto"/>
            <w:noWrap/>
            <w:vAlign w:val="center"/>
            <w:hideMark/>
          </w:tcPr>
          <w:p w14:paraId="1C1D11B9"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iso-But</w:t>
            </w:r>
          </w:p>
        </w:tc>
        <w:tc>
          <w:tcPr>
            <w:tcW w:w="709" w:type="dxa"/>
            <w:tcBorders>
              <w:top w:val="single" w:sz="4" w:space="0" w:color="auto"/>
              <w:left w:val="nil"/>
              <w:bottom w:val="single" w:sz="4" w:space="0" w:color="auto"/>
              <w:right w:val="nil"/>
            </w:tcBorders>
            <w:shd w:val="clear" w:color="auto" w:fill="auto"/>
            <w:noWrap/>
            <w:vAlign w:val="center"/>
            <w:hideMark/>
          </w:tcPr>
          <w:p w14:paraId="223D9484"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proofErr w:type="spellStart"/>
            <w:r w:rsidRPr="003C59A1">
              <w:rPr>
                <w:rFonts w:ascii="Times New Roman" w:eastAsia="Times New Roman" w:hAnsi="Times New Roman" w:cs="Times New Roman"/>
                <w:b/>
                <w:bCs/>
                <w:sz w:val="20"/>
                <w:szCs w:val="20"/>
              </w:rPr>
              <w:t>HPr</w:t>
            </w:r>
            <w:proofErr w:type="spellEnd"/>
          </w:p>
        </w:tc>
        <w:tc>
          <w:tcPr>
            <w:tcW w:w="851" w:type="dxa"/>
            <w:tcBorders>
              <w:top w:val="single" w:sz="4" w:space="0" w:color="auto"/>
              <w:left w:val="nil"/>
              <w:bottom w:val="single" w:sz="4" w:space="0" w:color="auto"/>
              <w:right w:val="nil"/>
            </w:tcBorders>
            <w:shd w:val="clear" w:color="auto" w:fill="auto"/>
            <w:vAlign w:val="center"/>
            <w:hideMark/>
          </w:tcPr>
          <w:p w14:paraId="2F77492C"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initial</w:t>
            </w:r>
            <w:r w:rsidRPr="003C59A1">
              <w:rPr>
                <w:rFonts w:ascii="Times New Roman" w:eastAsia="Times New Roman" w:hAnsi="Times New Roman" w:cs="Times New Roman"/>
                <w:b/>
                <w:bCs/>
                <w:sz w:val="20"/>
                <w:szCs w:val="20"/>
              </w:rPr>
              <w:br/>
            </w:r>
            <w:proofErr w:type="spellStart"/>
            <w:r w:rsidRPr="003C59A1">
              <w:rPr>
                <w:rFonts w:ascii="Times New Roman" w:eastAsia="Times New Roman" w:hAnsi="Times New Roman" w:cs="Times New Roman"/>
                <w:b/>
                <w:bCs/>
                <w:sz w:val="20"/>
                <w:szCs w:val="20"/>
              </w:rPr>
              <w:t>HPr</w:t>
            </w:r>
            <w:proofErr w:type="spellEnd"/>
          </w:p>
        </w:tc>
        <w:tc>
          <w:tcPr>
            <w:tcW w:w="708" w:type="dxa"/>
            <w:tcBorders>
              <w:top w:val="single" w:sz="4" w:space="0" w:color="auto"/>
              <w:left w:val="nil"/>
              <w:bottom w:val="single" w:sz="4" w:space="0" w:color="auto"/>
              <w:right w:val="nil"/>
            </w:tcBorders>
            <w:shd w:val="clear" w:color="auto" w:fill="auto"/>
            <w:noWrap/>
            <w:vAlign w:val="center"/>
            <w:hideMark/>
          </w:tcPr>
          <w:p w14:paraId="0E3EDFD3"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proofErr w:type="spellStart"/>
            <w:r w:rsidRPr="003C59A1">
              <w:rPr>
                <w:rFonts w:ascii="Times New Roman" w:eastAsia="Times New Roman" w:hAnsi="Times New Roman" w:cs="Times New Roman"/>
                <w:b/>
                <w:bCs/>
                <w:sz w:val="20"/>
                <w:szCs w:val="20"/>
              </w:rPr>
              <w:t>HAc</w:t>
            </w:r>
            <w:proofErr w:type="spellEnd"/>
          </w:p>
        </w:tc>
      </w:tr>
      <w:tr w:rsidR="00FB2F4D" w:rsidRPr="00E74AE2" w14:paraId="3287E5E2" w14:textId="77777777" w:rsidTr="00150DDE">
        <w:trPr>
          <w:trHeight w:val="300"/>
          <w:jc w:val="center"/>
        </w:trPr>
        <w:tc>
          <w:tcPr>
            <w:tcW w:w="1418" w:type="dxa"/>
            <w:vMerge w:val="restart"/>
            <w:tcBorders>
              <w:top w:val="single" w:sz="4" w:space="0" w:color="auto"/>
              <w:left w:val="nil"/>
              <w:bottom w:val="nil"/>
              <w:right w:val="nil"/>
            </w:tcBorders>
            <w:shd w:val="clear" w:color="000000" w:fill="F2F2F2"/>
            <w:noWrap/>
            <w:vAlign w:val="center"/>
            <w:hideMark/>
          </w:tcPr>
          <w:p w14:paraId="097A231D"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r w:rsidRPr="003C59A1">
              <w:rPr>
                <w:rFonts w:ascii="Times New Roman" w:eastAsia="Times New Roman" w:hAnsi="Times New Roman" w:cs="Times New Roman"/>
                <w:b/>
                <w:bCs/>
                <w:sz w:val="20"/>
                <w:szCs w:val="20"/>
                <w:u w:val="single"/>
              </w:rPr>
              <w:t>Consortia-G</w:t>
            </w:r>
          </w:p>
        </w:tc>
        <w:tc>
          <w:tcPr>
            <w:tcW w:w="1134" w:type="dxa"/>
            <w:tcBorders>
              <w:top w:val="single" w:sz="4" w:space="0" w:color="auto"/>
              <w:left w:val="nil"/>
              <w:bottom w:val="nil"/>
              <w:right w:val="nil"/>
            </w:tcBorders>
            <w:shd w:val="clear" w:color="000000" w:fill="F2F2F2"/>
            <w:vAlign w:val="center"/>
            <w:hideMark/>
          </w:tcPr>
          <w:p w14:paraId="2DA1B779"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 </w:t>
            </w:r>
          </w:p>
        </w:tc>
        <w:tc>
          <w:tcPr>
            <w:tcW w:w="1276" w:type="dxa"/>
            <w:tcBorders>
              <w:top w:val="single" w:sz="4" w:space="0" w:color="auto"/>
              <w:left w:val="nil"/>
              <w:bottom w:val="nil"/>
              <w:right w:val="nil"/>
            </w:tcBorders>
            <w:shd w:val="clear" w:color="000000" w:fill="F2F2F2"/>
            <w:noWrap/>
            <w:vAlign w:val="center"/>
            <w:hideMark/>
          </w:tcPr>
          <w:p w14:paraId="30086FAE"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rPr>
            </w:pPr>
            <w:r w:rsidRPr="003C59A1">
              <w:rPr>
                <w:rFonts w:ascii="Times New Roman" w:eastAsia="Times New Roman" w:hAnsi="Times New Roman" w:cs="Times New Roman"/>
                <w:b/>
                <w:bCs/>
                <w:sz w:val="20"/>
                <w:szCs w:val="20"/>
              </w:rPr>
              <w:t> </w:t>
            </w:r>
          </w:p>
        </w:tc>
        <w:tc>
          <w:tcPr>
            <w:tcW w:w="850" w:type="dxa"/>
            <w:tcBorders>
              <w:top w:val="single" w:sz="4" w:space="0" w:color="auto"/>
              <w:left w:val="nil"/>
              <w:bottom w:val="nil"/>
              <w:right w:val="nil"/>
            </w:tcBorders>
            <w:shd w:val="clear" w:color="000000" w:fill="F2F2F2"/>
            <w:noWrap/>
            <w:vAlign w:val="center"/>
            <w:hideMark/>
          </w:tcPr>
          <w:p w14:paraId="4EB12E1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g0</w:t>
            </w:r>
          </w:p>
        </w:tc>
        <w:tc>
          <w:tcPr>
            <w:tcW w:w="1134" w:type="dxa"/>
            <w:tcBorders>
              <w:top w:val="single" w:sz="4" w:space="0" w:color="auto"/>
              <w:left w:val="nil"/>
              <w:bottom w:val="nil"/>
              <w:right w:val="nil"/>
            </w:tcBorders>
            <w:shd w:val="clear" w:color="000000" w:fill="F2F2F2"/>
            <w:vAlign w:val="center"/>
            <w:hideMark/>
          </w:tcPr>
          <w:p w14:paraId="7E41236E" w14:textId="47F3992A" w:rsidR="003237D7" w:rsidRPr="003C59A1" w:rsidRDefault="00373AE8" w:rsidP="003E0348">
            <w:pPr>
              <w:spacing w:after="0" w:line="480" w:lineRule="auto"/>
              <w:jc w:val="both"/>
              <w:rPr>
                <w:rFonts w:ascii="Times New Roman" w:eastAsia="Times New Roman" w:hAnsi="Times New Roman" w:cs="Times New Roman"/>
                <w:sz w:val="20"/>
                <w:szCs w:val="20"/>
              </w:rPr>
            </w:pPr>
            <w:proofErr w:type="spellStart"/>
            <w:r w:rsidRPr="003C59A1">
              <w:rPr>
                <w:rFonts w:ascii="Times New Roman" w:eastAsia="Times New Roman" w:hAnsi="Times New Roman" w:cs="Times New Roman"/>
                <w:sz w:val="20"/>
                <w:szCs w:val="20"/>
              </w:rPr>
              <w:t>na</w:t>
            </w:r>
            <w:proofErr w:type="spellEnd"/>
          </w:p>
        </w:tc>
        <w:tc>
          <w:tcPr>
            <w:tcW w:w="567" w:type="dxa"/>
            <w:tcBorders>
              <w:top w:val="single" w:sz="4" w:space="0" w:color="auto"/>
              <w:left w:val="nil"/>
              <w:bottom w:val="nil"/>
              <w:right w:val="nil"/>
            </w:tcBorders>
            <w:shd w:val="clear" w:color="000000" w:fill="F2F2F2"/>
            <w:noWrap/>
            <w:vAlign w:val="center"/>
            <w:hideMark/>
          </w:tcPr>
          <w:p w14:paraId="23F92A53"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7.24</w:t>
            </w:r>
          </w:p>
        </w:tc>
        <w:tc>
          <w:tcPr>
            <w:tcW w:w="851" w:type="dxa"/>
            <w:tcBorders>
              <w:top w:val="single" w:sz="4" w:space="0" w:color="auto"/>
              <w:left w:val="nil"/>
              <w:bottom w:val="nil"/>
              <w:right w:val="nil"/>
            </w:tcBorders>
            <w:shd w:val="clear" w:color="000000" w:fill="F2F2F2"/>
            <w:noWrap/>
            <w:vAlign w:val="center"/>
            <w:hideMark/>
          </w:tcPr>
          <w:p w14:paraId="28D97344" w14:textId="77777777" w:rsidR="003237D7" w:rsidRPr="003C59A1" w:rsidRDefault="003237D7" w:rsidP="003E0348">
            <w:pPr>
              <w:spacing w:after="0" w:line="480" w:lineRule="auto"/>
              <w:jc w:val="both"/>
              <w:rPr>
                <w:rFonts w:ascii="Times New Roman" w:eastAsia="Times New Roman" w:hAnsi="Times New Roman" w:cs="Times New Roman"/>
                <w:bCs/>
                <w:sz w:val="20"/>
                <w:szCs w:val="20"/>
              </w:rPr>
            </w:pPr>
            <w:r w:rsidRPr="003C59A1">
              <w:rPr>
                <w:rFonts w:ascii="Times New Roman" w:eastAsia="Times New Roman" w:hAnsi="Times New Roman" w:cs="Times New Roman"/>
                <w:bCs/>
                <w:sz w:val="20"/>
                <w:szCs w:val="20"/>
              </w:rPr>
              <w:t> 0</w:t>
            </w:r>
          </w:p>
        </w:tc>
        <w:tc>
          <w:tcPr>
            <w:tcW w:w="708" w:type="dxa"/>
            <w:tcBorders>
              <w:top w:val="single" w:sz="4" w:space="0" w:color="auto"/>
              <w:left w:val="nil"/>
              <w:bottom w:val="nil"/>
              <w:right w:val="nil"/>
            </w:tcBorders>
            <w:shd w:val="clear" w:color="000000" w:fill="F2F2F2"/>
            <w:noWrap/>
            <w:vAlign w:val="center"/>
            <w:hideMark/>
          </w:tcPr>
          <w:p w14:paraId="3927CBA0" w14:textId="77777777" w:rsidR="003237D7" w:rsidRPr="003C59A1" w:rsidRDefault="003237D7" w:rsidP="003E0348">
            <w:pPr>
              <w:spacing w:after="0" w:line="480" w:lineRule="auto"/>
              <w:jc w:val="both"/>
              <w:rPr>
                <w:rFonts w:ascii="Times New Roman" w:eastAsia="Times New Roman" w:hAnsi="Times New Roman" w:cs="Times New Roman"/>
                <w:bCs/>
                <w:sz w:val="20"/>
                <w:szCs w:val="20"/>
              </w:rPr>
            </w:pPr>
            <w:r w:rsidRPr="003C59A1">
              <w:rPr>
                <w:rFonts w:ascii="Times New Roman" w:eastAsia="Times New Roman" w:hAnsi="Times New Roman" w:cs="Times New Roman"/>
                <w:bCs/>
                <w:sz w:val="20"/>
                <w:szCs w:val="20"/>
              </w:rPr>
              <w:t> 40</w:t>
            </w:r>
          </w:p>
        </w:tc>
        <w:tc>
          <w:tcPr>
            <w:tcW w:w="993" w:type="dxa"/>
            <w:tcBorders>
              <w:top w:val="single" w:sz="4" w:space="0" w:color="auto"/>
              <w:left w:val="nil"/>
              <w:bottom w:val="nil"/>
              <w:right w:val="nil"/>
            </w:tcBorders>
            <w:shd w:val="clear" w:color="000000" w:fill="F2F2F2"/>
            <w:noWrap/>
            <w:vAlign w:val="center"/>
            <w:hideMark/>
          </w:tcPr>
          <w:p w14:paraId="46BB7D62" w14:textId="77777777" w:rsidR="003237D7" w:rsidRPr="003C59A1" w:rsidRDefault="003237D7" w:rsidP="003E0348">
            <w:pPr>
              <w:spacing w:after="0" w:line="480" w:lineRule="auto"/>
              <w:jc w:val="both"/>
              <w:rPr>
                <w:rFonts w:ascii="Times New Roman" w:eastAsia="Times New Roman" w:hAnsi="Times New Roman" w:cs="Times New Roman"/>
                <w:bCs/>
                <w:sz w:val="20"/>
                <w:szCs w:val="20"/>
              </w:rPr>
            </w:pPr>
            <w:r w:rsidRPr="003C59A1">
              <w:rPr>
                <w:rFonts w:ascii="Times New Roman" w:eastAsia="Times New Roman" w:hAnsi="Times New Roman" w:cs="Times New Roman"/>
                <w:bCs/>
                <w:sz w:val="20"/>
                <w:szCs w:val="20"/>
              </w:rPr>
              <w:t>0 </w:t>
            </w:r>
          </w:p>
        </w:tc>
        <w:tc>
          <w:tcPr>
            <w:tcW w:w="992" w:type="dxa"/>
            <w:tcBorders>
              <w:top w:val="single" w:sz="4" w:space="0" w:color="auto"/>
              <w:left w:val="nil"/>
              <w:bottom w:val="nil"/>
              <w:right w:val="nil"/>
            </w:tcBorders>
            <w:shd w:val="clear" w:color="000000" w:fill="F2F2F2"/>
            <w:vAlign w:val="center"/>
            <w:hideMark/>
          </w:tcPr>
          <w:p w14:paraId="21C604A6" w14:textId="77777777" w:rsidR="003237D7" w:rsidRPr="003C59A1" w:rsidRDefault="003237D7" w:rsidP="003E0348">
            <w:pPr>
              <w:spacing w:after="0" w:line="480" w:lineRule="auto"/>
              <w:jc w:val="both"/>
              <w:rPr>
                <w:rFonts w:ascii="Times New Roman" w:eastAsia="Times New Roman" w:hAnsi="Times New Roman" w:cs="Times New Roman"/>
                <w:bCs/>
                <w:sz w:val="20"/>
                <w:szCs w:val="20"/>
              </w:rPr>
            </w:pPr>
            <w:proofErr w:type="spellStart"/>
            <w:r w:rsidRPr="003C59A1">
              <w:rPr>
                <w:rFonts w:ascii="Times New Roman" w:eastAsia="Times New Roman" w:hAnsi="Times New Roman" w:cs="Times New Roman"/>
                <w:bCs/>
                <w:sz w:val="20"/>
                <w:szCs w:val="20"/>
              </w:rPr>
              <w:t>na</w:t>
            </w:r>
            <w:proofErr w:type="spellEnd"/>
            <w:r w:rsidRPr="003C59A1">
              <w:rPr>
                <w:rFonts w:ascii="Times New Roman" w:eastAsia="Times New Roman" w:hAnsi="Times New Roman" w:cs="Times New Roman"/>
                <w:bCs/>
                <w:sz w:val="20"/>
                <w:szCs w:val="20"/>
              </w:rPr>
              <w:t> </w:t>
            </w:r>
          </w:p>
        </w:tc>
        <w:tc>
          <w:tcPr>
            <w:tcW w:w="850" w:type="dxa"/>
            <w:tcBorders>
              <w:top w:val="single" w:sz="4" w:space="0" w:color="auto"/>
              <w:left w:val="nil"/>
              <w:bottom w:val="nil"/>
              <w:right w:val="nil"/>
            </w:tcBorders>
            <w:shd w:val="clear" w:color="000000" w:fill="F2F2F2"/>
            <w:noWrap/>
            <w:vAlign w:val="center"/>
            <w:hideMark/>
          </w:tcPr>
          <w:p w14:paraId="44AD2B4C" w14:textId="77777777" w:rsidR="003237D7" w:rsidRPr="003C59A1" w:rsidRDefault="003237D7" w:rsidP="003E0348">
            <w:pPr>
              <w:spacing w:after="0" w:line="480" w:lineRule="auto"/>
              <w:jc w:val="both"/>
              <w:rPr>
                <w:rFonts w:ascii="Times New Roman" w:eastAsia="Times New Roman" w:hAnsi="Times New Roman" w:cs="Times New Roman"/>
                <w:bCs/>
                <w:sz w:val="20"/>
                <w:szCs w:val="20"/>
              </w:rPr>
            </w:pPr>
            <w:r w:rsidRPr="003C59A1">
              <w:rPr>
                <w:rFonts w:ascii="Times New Roman" w:eastAsia="Times New Roman" w:hAnsi="Times New Roman" w:cs="Times New Roman"/>
                <w:bCs/>
                <w:sz w:val="20"/>
                <w:szCs w:val="20"/>
              </w:rPr>
              <w:t> 0</w:t>
            </w:r>
          </w:p>
        </w:tc>
        <w:tc>
          <w:tcPr>
            <w:tcW w:w="709" w:type="dxa"/>
            <w:tcBorders>
              <w:top w:val="single" w:sz="4" w:space="0" w:color="auto"/>
              <w:left w:val="nil"/>
              <w:bottom w:val="nil"/>
              <w:right w:val="nil"/>
            </w:tcBorders>
            <w:shd w:val="clear" w:color="000000" w:fill="F2F2F2"/>
            <w:noWrap/>
            <w:vAlign w:val="center"/>
            <w:hideMark/>
          </w:tcPr>
          <w:p w14:paraId="4262D807" w14:textId="77777777" w:rsidR="003237D7" w:rsidRPr="003C59A1" w:rsidRDefault="003237D7" w:rsidP="003E0348">
            <w:pPr>
              <w:spacing w:after="0" w:line="480" w:lineRule="auto"/>
              <w:jc w:val="both"/>
              <w:rPr>
                <w:rFonts w:ascii="Times New Roman" w:eastAsia="Times New Roman" w:hAnsi="Times New Roman" w:cs="Times New Roman"/>
                <w:bCs/>
                <w:sz w:val="20"/>
                <w:szCs w:val="20"/>
              </w:rPr>
            </w:pPr>
            <w:r w:rsidRPr="003C59A1">
              <w:rPr>
                <w:rFonts w:ascii="Times New Roman" w:eastAsia="Times New Roman" w:hAnsi="Times New Roman" w:cs="Times New Roman"/>
                <w:bCs/>
                <w:sz w:val="20"/>
                <w:szCs w:val="20"/>
              </w:rPr>
              <w:t> 0</w:t>
            </w:r>
          </w:p>
        </w:tc>
        <w:tc>
          <w:tcPr>
            <w:tcW w:w="851" w:type="dxa"/>
            <w:tcBorders>
              <w:top w:val="single" w:sz="4" w:space="0" w:color="auto"/>
              <w:left w:val="nil"/>
              <w:bottom w:val="nil"/>
              <w:right w:val="nil"/>
            </w:tcBorders>
            <w:shd w:val="clear" w:color="000000" w:fill="F2F2F2"/>
            <w:vAlign w:val="center"/>
            <w:hideMark/>
          </w:tcPr>
          <w:p w14:paraId="65066114" w14:textId="77777777" w:rsidR="003237D7" w:rsidRPr="003C59A1" w:rsidRDefault="003237D7" w:rsidP="003E0348">
            <w:pPr>
              <w:spacing w:after="0" w:line="480" w:lineRule="auto"/>
              <w:jc w:val="both"/>
              <w:rPr>
                <w:rFonts w:ascii="Times New Roman" w:eastAsia="Times New Roman" w:hAnsi="Times New Roman" w:cs="Times New Roman"/>
                <w:bCs/>
                <w:sz w:val="20"/>
                <w:szCs w:val="20"/>
              </w:rPr>
            </w:pPr>
            <w:proofErr w:type="spellStart"/>
            <w:r w:rsidRPr="003C59A1">
              <w:rPr>
                <w:rFonts w:ascii="Times New Roman" w:eastAsia="Times New Roman" w:hAnsi="Times New Roman" w:cs="Times New Roman"/>
                <w:bCs/>
                <w:sz w:val="20"/>
                <w:szCs w:val="20"/>
              </w:rPr>
              <w:t>na</w:t>
            </w:r>
            <w:proofErr w:type="spellEnd"/>
            <w:r w:rsidRPr="003C59A1">
              <w:rPr>
                <w:rFonts w:ascii="Times New Roman" w:eastAsia="Times New Roman" w:hAnsi="Times New Roman" w:cs="Times New Roman"/>
                <w:bCs/>
                <w:sz w:val="20"/>
                <w:szCs w:val="20"/>
              </w:rPr>
              <w:t> </w:t>
            </w:r>
          </w:p>
        </w:tc>
        <w:tc>
          <w:tcPr>
            <w:tcW w:w="708" w:type="dxa"/>
            <w:tcBorders>
              <w:top w:val="single" w:sz="4" w:space="0" w:color="auto"/>
              <w:left w:val="nil"/>
              <w:bottom w:val="nil"/>
              <w:right w:val="nil"/>
            </w:tcBorders>
            <w:shd w:val="clear" w:color="000000" w:fill="F2F2F2"/>
            <w:noWrap/>
            <w:vAlign w:val="center"/>
            <w:hideMark/>
          </w:tcPr>
          <w:p w14:paraId="40C7229E" w14:textId="249D3EC1" w:rsidR="003237D7" w:rsidRPr="003C59A1" w:rsidRDefault="003237D7" w:rsidP="003E0348">
            <w:pPr>
              <w:spacing w:after="0" w:line="480" w:lineRule="auto"/>
              <w:jc w:val="both"/>
              <w:rPr>
                <w:rFonts w:ascii="Times New Roman" w:eastAsia="Times New Roman" w:hAnsi="Times New Roman" w:cs="Times New Roman"/>
                <w:bCs/>
                <w:sz w:val="20"/>
                <w:szCs w:val="20"/>
              </w:rPr>
            </w:pPr>
            <w:r w:rsidRPr="003C59A1">
              <w:rPr>
                <w:rFonts w:ascii="Times New Roman" w:eastAsia="Times New Roman" w:hAnsi="Times New Roman" w:cs="Times New Roman"/>
                <w:bCs/>
                <w:sz w:val="20"/>
                <w:szCs w:val="20"/>
              </w:rPr>
              <w:t>0</w:t>
            </w:r>
          </w:p>
        </w:tc>
      </w:tr>
      <w:tr w:rsidR="00FB2F4D" w:rsidRPr="00E74AE2" w14:paraId="25C482DE" w14:textId="77777777" w:rsidTr="00150DDE">
        <w:trPr>
          <w:trHeight w:val="300"/>
          <w:jc w:val="center"/>
        </w:trPr>
        <w:tc>
          <w:tcPr>
            <w:tcW w:w="1418" w:type="dxa"/>
            <w:vMerge/>
            <w:tcBorders>
              <w:top w:val="nil"/>
              <w:left w:val="nil"/>
              <w:bottom w:val="nil"/>
              <w:right w:val="nil"/>
            </w:tcBorders>
            <w:vAlign w:val="center"/>
            <w:hideMark/>
          </w:tcPr>
          <w:p w14:paraId="228AEAD1"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F2F2F2"/>
            <w:noWrap/>
            <w:vAlign w:val="bottom"/>
            <w:hideMark/>
          </w:tcPr>
          <w:p w14:paraId="465F13F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S1</w:t>
            </w:r>
          </w:p>
        </w:tc>
        <w:tc>
          <w:tcPr>
            <w:tcW w:w="1276" w:type="dxa"/>
            <w:tcBorders>
              <w:top w:val="nil"/>
              <w:left w:val="nil"/>
              <w:bottom w:val="nil"/>
              <w:right w:val="nil"/>
            </w:tcBorders>
            <w:shd w:val="clear" w:color="000000" w:fill="F2F2F2"/>
            <w:noWrap/>
            <w:vAlign w:val="bottom"/>
            <w:hideMark/>
          </w:tcPr>
          <w:p w14:paraId="488EB65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Butyrate</w:t>
            </w:r>
          </w:p>
        </w:tc>
        <w:tc>
          <w:tcPr>
            <w:tcW w:w="850" w:type="dxa"/>
            <w:tcBorders>
              <w:top w:val="nil"/>
              <w:left w:val="nil"/>
              <w:bottom w:val="nil"/>
              <w:right w:val="nil"/>
            </w:tcBorders>
            <w:shd w:val="clear" w:color="000000" w:fill="F2F2F2"/>
            <w:noWrap/>
            <w:vAlign w:val="bottom"/>
            <w:hideMark/>
          </w:tcPr>
          <w:p w14:paraId="25F6E56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gb5</w:t>
            </w:r>
          </w:p>
        </w:tc>
        <w:tc>
          <w:tcPr>
            <w:tcW w:w="1134" w:type="dxa"/>
            <w:tcBorders>
              <w:top w:val="nil"/>
              <w:left w:val="nil"/>
              <w:bottom w:val="nil"/>
              <w:right w:val="nil"/>
            </w:tcBorders>
            <w:shd w:val="clear" w:color="000000" w:fill="F2F2F2"/>
            <w:noWrap/>
            <w:vAlign w:val="bottom"/>
            <w:hideMark/>
          </w:tcPr>
          <w:p w14:paraId="0BCA7AA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23</w:t>
            </w:r>
          </w:p>
        </w:tc>
        <w:tc>
          <w:tcPr>
            <w:tcW w:w="567" w:type="dxa"/>
            <w:tcBorders>
              <w:top w:val="nil"/>
              <w:left w:val="nil"/>
              <w:bottom w:val="nil"/>
              <w:right w:val="nil"/>
            </w:tcBorders>
            <w:shd w:val="clear" w:color="000000" w:fill="F2F2F2"/>
            <w:noWrap/>
            <w:vAlign w:val="bottom"/>
            <w:hideMark/>
          </w:tcPr>
          <w:p w14:paraId="71D120C7"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6.98</w:t>
            </w:r>
          </w:p>
        </w:tc>
        <w:tc>
          <w:tcPr>
            <w:tcW w:w="851" w:type="dxa"/>
            <w:tcBorders>
              <w:top w:val="nil"/>
              <w:left w:val="nil"/>
              <w:bottom w:val="nil"/>
              <w:right w:val="nil"/>
            </w:tcBorders>
            <w:shd w:val="clear" w:color="000000" w:fill="F2F2F2"/>
            <w:noWrap/>
            <w:vAlign w:val="bottom"/>
            <w:hideMark/>
          </w:tcPr>
          <w:p w14:paraId="7EE35BA3"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36</w:t>
            </w:r>
          </w:p>
        </w:tc>
        <w:tc>
          <w:tcPr>
            <w:tcW w:w="708" w:type="dxa"/>
            <w:tcBorders>
              <w:top w:val="nil"/>
              <w:left w:val="nil"/>
              <w:bottom w:val="nil"/>
              <w:right w:val="nil"/>
            </w:tcBorders>
            <w:shd w:val="clear" w:color="000000" w:fill="F2F2F2"/>
            <w:noWrap/>
            <w:vAlign w:val="bottom"/>
            <w:hideMark/>
          </w:tcPr>
          <w:p w14:paraId="733F8B6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37</w:t>
            </w:r>
          </w:p>
        </w:tc>
        <w:tc>
          <w:tcPr>
            <w:tcW w:w="993" w:type="dxa"/>
            <w:tcBorders>
              <w:top w:val="nil"/>
              <w:left w:val="nil"/>
              <w:bottom w:val="nil"/>
              <w:right w:val="nil"/>
            </w:tcBorders>
            <w:shd w:val="clear" w:color="000000" w:fill="F2F2F2"/>
            <w:noWrap/>
            <w:vAlign w:val="bottom"/>
            <w:hideMark/>
          </w:tcPr>
          <w:p w14:paraId="67D3CCC0"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467</w:t>
            </w:r>
          </w:p>
        </w:tc>
        <w:tc>
          <w:tcPr>
            <w:tcW w:w="992" w:type="dxa"/>
            <w:tcBorders>
              <w:top w:val="nil"/>
              <w:left w:val="nil"/>
              <w:bottom w:val="nil"/>
              <w:right w:val="nil"/>
            </w:tcBorders>
            <w:shd w:val="clear" w:color="000000" w:fill="F2F2F2"/>
            <w:noWrap/>
            <w:vAlign w:val="bottom"/>
            <w:hideMark/>
          </w:tcPr>
          <w:p w14:paraId="4362D5F7"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1119</w:t>
            </w:r>
          </w:p>
        </w:tc>
        <w:tc>
          <w:tcPr>
            <w:tcW w:w="850" w:type="dxa"/>
            <w:tcBorders>
              <w:top w:val="nil"/>
              <w:left w:val="nil"/>
              <w:bottom w:val="nil"/>
              <w:right w:val="nil"/>
            </w:tcBorders>
            <w:shd w:val="clear" w:color="000000" w:fill="F2F2F2"/>
            <w:noWrap/>
            <w:vAlign w:val="bottom"/>
            <w:hideMark/>
          </w:tcPr>
          <w:p w14:paraId="41B7340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90</w:t>
            </w:r>
          </w:p>
        </w:tc>
        <w:tc>
          <w:tcPr>
            <w:tcW w:w="709" w:type="dxa"/>
            <w:tcBorders>
              <w:top w:val="nil"/>
              <w:left w:val="nil"/>
              <w:bottom w:val="nil"/>
              <w:right w:val="nil"/>
            </w:tcBorders>
            <w:shd w:val="clear" w:color="000000" w:fill="F2F2F2"/>
            <w:noWrap/>
            <w:vAlign w:val="bottom"/>
            <w:hideMark/>
          </w:tcPr>
          <w:p w14:paraId="2C52EAF3"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w:t>
            </w:r>
          </w:p>
        </w:tc>
        <w:tc>
          <w:tcPr>
            <w:tcW w:w="851" w:type="dxa"/>
            <w:tcBorders>
              <w:top w:val="nil"/>
              <w:left w:val="nil"/>
              <w:bottom w:val="nil"/>
              <w:right w:val="nil"/>
            </w:tcBorders>
            <w:shd w:val="clear" w:color="000000" w:fill="F2F2F2"/>
            <w:noWrap/>
            <w:vAlign w:val="bottom"/>
            <w:hideMark/>
          </w:tcPr>
          <w:p w14:paraId="040C24E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w:t>
            </w:r>
          </w:p>
        </w:tc>
        <w:tc>
          <w:tcPr>
            <w:tcW w:w="708" w:type="dxa"/>
            <w:tcBorders>
              <w:top w:val="nil"/>
              <w:left w:val="nil"/>
              <w:bottom w:val="nil"/>
              <w:right w:val="nil"/>
            </w:tcBorders>
            <w:shd w:val="clear" w:color="000000" w:fill="F2F2F2"/>
            <w:noWrap/>
            <w:vAlign w:val="bottom"/>
            <w:hideMark/>
          </w:tcPr>
          <w:p w14:paraId="60F157DC" w14:textId="3F7D3699" w:rsidR="003237D7" w:rsidRPr="003C59A1" w:rsidRDefault="003237D7" w:rsidP="003E0348">
            <w:pPr>
              <w:spacing w:after="0" w:line="480" w:lineRule="auto"/>
              <w:jc w:val="both"/>
              <w:rPr>
                <w:rFonts w:ascii="Times New Roman" w:eastAsia="Times New Roman" w:hAnsi="Times New Roman" w:cs="Times New Roman"/>
                <w:sz w:val="20"/>
                <w:szCs w:val="20"/>
              </w:rPr>
            </w:pPr>
          </w:p>
        </w:tc>
      </w:tr>
      <w:tr w:rsidR="00FB2F4D" w:rsidRPr="00E74AE2" w14:paraId="38DA6364" w14:textId="77777777" w:rsidTr="00150DDE">
        <w:trPr>
          <w:trHeight w:val="300"/>
          <w:jc w:val="center"/>
        </w:trPr>
        <w:tc>
          <w:tcPr>
            <w:tcW w:w="1418" w:type="dxa"/>
            <w:vMerge/>
            <w:tcBorders>
              <w:top w:val="nil"/>
              <w:left w:val="nil"/>
              <w:bottom w:val="nil"/>
              <w:right w:val="nil"/>
            </w:tcBorders>
            <w:vAlign w:val="center"/>
            <w:hideMark/>
          </w:tcPr>
          <w:p w14:paraId="7EDD405B"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F2F2F2"/>
            <w:noWrap/>
            <w:vAlign w:val="bottom"/>
            <w:hideMark/>
          </w:tcPr>
          <w:p w14:paraId="08FAEEB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S2</w:t>
            </w:r>
          </w:p>
        </w:tc>
        <w:tc>
          <w:tcPr>
            <w:tcW w:w="1276" w:type="dxa"/>
            <w:tcBorders>
              <w:top w:val="nil"/>
              <w:left w:val="nil"/>
              <w:bottom w:val="nil"/>
              <w:right w:val="nil"/>
            </w:tcBorders>
            <w:shd w:val="clear" w:color="000000" w:fill="F2F2F2"/>
            <w:noWrap/>
            <w:vAlign w:val="bottom"/>
            <w:hideMark/>
          </w:tcPr>
          <w:p w14:paraId="1DA51F3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Propionate</w:t>
            </w:r>
          </w:p>
        </w:tc>
        <w:tc>
          <w:tcPr>
            <w:tcW w:w="850" w:type="dxa"/>
            <w:tcBorders>
              <w:top w:val="nil"/>
              <w:left w:val="nil"/>
              <w:bottom w:val="nil"/>
              <w:right w:val="nil"/>
            </w:tcBorders>
            <w:shd w:val="clear" w:color="000000" w:fill="F2F2F2"/>
            <w:noWrap/>
            <w:vAlign w:val="bottom"/>
            <w:hideMark/>
          </w:tcPr>
          <w:p w14:paraId="62ABBCC0"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gp5</w:t>
            </w:r>
          </w:p>
        </w:tc>
        <w:tc>
          <w:tcPr>
            <w:tcW w:w="1134" w:type="dxa"/>
            <w:tcBorders>
              <w:top w:val="nil"/>
              <w:left w:val="nil"/>
              <w:bottom w:val="nil"/>
              <w:right w:val="nil"/>
            </w:tcBorders>
            <w:shd w:val="clear" w:color="000000" w:fill="F2F2F2"/>
            <w:noWrap/>
            <w:vAlign w:val="bottom"/>
            <w:hideMark/>
          </w:tcPr>
          <w:p w14:paraId="7174F2E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24</w:t>
            </w:r>
          </w:p>
        </w:tc>
        <w:tc>
          <w:tcPr>
            <w:tcW w:w="567" w:type="dxa"/>
            <w:tcBorders>
              <w:top w:val="nil"/>
              <w:left w:val="nil"/>
              <w:bottom w:val="nil"/>
              <w:right w:val="nil"/>
            </w:tcBorders>
            <w:shd w:val="clear" w:color="000000" w:fill="F2F2F2"/>
            <w:noWrap/>
            <w:vAlign w:val="bottom"/>
            <w:hideMark/>
          </w:tcPr>
          <w:p w14:paraId="2E9884D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7.15</w:t>
            </w:r>
          </w:p>
        </w:tc>
        <w:tc>
          <w:tcPr>
            <w:tcW w:w="851" w:type="dxa"/>
            <w:tcBorders>
              <w:top w:val="nil"/>
              <w:left w:val="nil"/>
              <w:bottom w:val="nil"/>
              <w:right w:val="nil"/>
            </w:tcBorders>
            <w:shd w:val="clear" w:color="000000" w:fill="F2F2F2"/>
            <w:noWrap/>
            <w:vAlign w:val="bottom"/>
            <w:hideMark/>
          </w:tcPr>
          <w:p w14:paraId="2C2D8AB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28</w:t>
            </w:r>
          </w:p>
        </w:tc>
        <w:tc>
          <w:tcPr>
            <w:tcW w:w="708" w:type="dxa"/>
            <w:tcBorders>
              <w:top w:val="nil"/>
              <w:left w:val="nil"/>
              <w:bottom w:val="nil"/>
              <w:right w:val="nil"/>
            </w:tcBorders>
            <w:shd w:val="clear" w:color="000000" w:fill="F2F2F2"/>
            <w:noWrap/>
            <w:vAlign w:val="bottom"/>
            <w:hideMark/>
          </w:tcPr>
          <w:p w14:paraId="6A2F816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45</w:t>
            </w:r>
          </w:p>
        </w:tc>
        <w:tc>
          <w:tcPr>
            <w:tcW w:w="993" w:type="dxa"/>
            <w:tcBorders>
              <w:top w:val="nil"/>
              <w:left w:val="nil"/>
              <w:bottom w:val="nil"/>
              <w:right w:val="nil"/>
            </w:tcBorders>
            <w:shd w:val="clear" w:color="000000" w:fill="F2F2F2"/>
            <w:noWrap/>
            <w:vAlign w:val="bottom"/>
            <w:hideMark/>
          </w:tcPr>
          <w:p w14:paraId="3B84D823"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992" w:type="dxa"/>
            <w:tcBorders>
              <w:top w:val="nil"/>
              <w:left w:val="nil"/>
              <w:bottom w:val="nil"/>
              <w:right w:val="nil"/>
            </w:tcBorders>
            <w:shd w:val="clear" w:color="000000" w:fill="F2F2F2"/>
            <w:noWrap/>
            <w:vAlign w:val="bottom"/>
            <w:hideMark/>
          </w:tcPr>
          <w:p w14:paraId="726490A0"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850" w:type="dxa"/>
            <w:tcBorders>
              <w:top w:val="nil"/>
              <w:left w:val="nil"/>
              <w:bottom w:val="nil"/>
              <w:right w:val="nil"/>
            </w:tcBorders>
            <w:shd w:val="clear" w:color="000000" w:fill="F2F2F2"/>
            <w:noWrap/>
            <w:vAlign w:val="bottom"/>
            <w:hideMark/>
          </w:tcPr>
          <w:p w14:paraId="170D492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709" w:type="dxa"/>
            <w:tcBorders>
              <w:top w:val="nil"/>
              <w:left w:val="nil"/>
              <w:bottom w:val="nil"/>
              <w:right w:val="nil"/>
            </w:tcBorders>
            <w:shd w:val="clear" w:color="000000" w:fill="F2F2F2"/>
            <w:noWrap/>
            <w:vAlign w:val="bottom"/>
            <w:hideMark/>
          </w:tcPr>
          <w:p w14:paraId="73BB4C5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1004</w:t>
            </w:r>
          </w:p>
        </w:tc>
        <w:tc>
          <w:tcPr>
            <w:tcW w:w="851" w:type="dxa"/>
            <w:tcBorders>
              <w:top w:val="nil"/>
              <w:left w:val="nil"/>
              <w:bottom w:val="nil"/>
              <w:right w:val="nil"/>
            </w:tcBorders>
            <w:shd w:val="clear" w:color="000000" w:fill="F2F2F2"/>
            <w:noWrap/>
            <w:vAlign w:val="bottom"/>
            <w:hideMark/>
          </w:tcPr>
          <w:p w14:paraId="736C2E7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3002</w:t>
            </w:r>
          </w:p>
        </w:tc>
        <w:tc>
          <w:tcPr>
            <w:tcW w:w="708" w:type="dxa"/>
            <w:tcBorders>
              <w:top w:val="nil"/>
              <w:left w:val="nil"/>
              <w:bottom w:val="nil"/>
              <w:right w:val="nil"/>
            </w:tcBorders>
            <w:shd w:val="clear" w:color="000000" w:fill="F2F2F2"/>
            <w:noWrap/>
            <w:vAlign w:val="bottom"/>
            <w:hideMark/>
          </w:tcPr>
          <w:p w14:paraId="183EB60A" w14:textId="5AF0709D"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w:t>
            </w:r>
          </w:p>
        </w:tc>
      </w:tr>
      <w:tr w:rsidR="00FB2F4D" w:rsidRPr="00E74AE2" w14:paraId="3EE3E90A" w14:textId="77777777" w:rsidTr="00150DDE">
        <w:trPr>
          <w:trHeight w:val="300"/>
          <w:jc w:val="center"/>
        </w:trPr>
        <w:tc>
          <w:tcPr>
            <w:tcW w:w="1418" w:type="dxa"/>
            <w:vMerge/>
            <w:tcBorders>
              <w:top w:val="nil"/>
              <w:left w:val="nil"/>
              <w:bottom w:val="nil"/>
              <w:right w:val="nil"/>
            </w:tcBorders>
            <w:vAlign w:val="center"/>
            <w:hideMark/>
          </w:tcPr>
          <w:p w14:paraId="2D23D14A"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F2F2F2"/>
            <w:noWrap/>
            <w:vAlign w:val="bottom"/>
            <w:hideMark/>
          </w:tcPr>
          <w:p w14:paraId="5220D52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S3</w:t>
            </w:r>
          </w:p>
        </w:tc>
        <w:tc>
          <w:tcPr>
            <w:tcW w:w="1276" w:type="dxa"/>
            <w:tcBorders>
              <w:top w:val="nil"/>
              <w:left w:val="nil"/>
              <w:bottom w:val="nil"/>
              <w:right w:val="nil"/>
            </w:tcBorders>
            <w:shd w:val="clear" w:color="000000" w:fill="F2F2F2"/>
            <w:noWrap/>
            <w:vAlign w:val="bottom"/>
            <w:hideMark/>
          </w:tcPr>
          <w:p w14:paraId="509F229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Glucose</w:t>
            </w:r>
          </w:p>
        </w:tc>
        <w:tc>
          <w:tcPr>
            <w:tcW w:w="850" w:type="dxa"/>
            <w:tcBorders>
              <w:top w:val="nil"/>
              <w:left w:val="nil"/>
              <w:bottom w:val="nil"/>
              <w:right w:val="nil"/>
            </w:tcBorders>
            <w:shd w:val="clear" w:color="000000" w:fill="F2F2F2"/>
            <w:noWrap/>
            <w:vAlign w:val="bottom"/>
            <w:hideMark/>
          </w:tcPr>
          <w:p w14:paraId="04001099"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gg2</w:t>
            </w:r>
          </w:p>
        </w:tc>
        <w:tc>
          <w:tcPr>
            <w:tcW w:w="1134" w:type="dxa"/>
            <w:tcBorders>
              <w:top w:val="nil"/>
              <w:left w:val="nil"/>
              <w:bottom w:val="nil"/>
              <w:right w:val="nil"/>
            </w:tcBorders>
            <w:shd w:val="clear" w:color="000000" w:fill="F2F2F2"/>
            <w:noWrap/>
            <w:vAlign w:val="bottom"/>
            <w:hideMark/>
          </w:tcPr>
          <w:p w14:paraId="1189611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w:t>
            </w:r>
          </w:p>
        </w:tc>
        <w:tc>
          <w:tcPr>
            <w:tcW w:w="567" w:type="dxa"/>
            <w:tcBorders>
              <w:top w:val="nil"/>
              <w:left w:val="nil"/>
              <w:bottom w:val="nil"/>
              <w:right w:val="nil"/>
            </w:tcBorders>
            <w:shd w:val="clear" w:color="000000" w:fill="F2F2F2"/>
            <w:noWrap/>
            <w:vAlign w:val="bottom"/>
            <w:hideMark/>
          </w:tcPr>
          <w:p w14:paraId="5E5ED9A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7.04</w:t>
            </w:r>
          </w:p>
        </w:tc>
        <w:tc>
          <w:tcPr>
            <w:tcW w:w="851" w:type="dxa"/>
            <w:tcBorders>
              <w:top w:val="nil"/>
              <w:left w:val="nil"/>
              <w:bottom w:val="nil"/>
              <w:right w:val="nil"/>
            </w:tcBorders>
            <w:shd w:val="clear" w:color="000000" w:fill="F2F2F2"/>
            <w:noWrap/>
            <w:vAlign w:val="bottom"/>
            <w:hideMark/>
          </w:tcPr>
          <w:p w14:paraId="77D149F0"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4030</w:t>
            </w:r>
          </w:p>
        </w:tc>
        <w:tc>
          <w:tcPr>
            <w:tcW w:w="708" w:type="dxa"/>
            <w:tcBorders>
              <w:top w:val="nil"/>
              <w:left w:val="nil"/>
              <w:bottom w:val="nil"/>
              <w:right w:val="nil"/>
            </w:tcBorders>
            <w:shd w:val="clear" w:color="000000" w:fill="F2F2F2"/>
            <w:noWrap/>
            <w:vAlign w:val="bottom"/>
            <w:hideMark/>
          </w:tcPr>
          <w:p w14:paraId="330E6DB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14</w:t>
            </w:r>
          </w:p>
        </w:tc>
        <w:tc>
          <w:tcPr>
            <w:tcW w:w="993" w:type="dxa"/>
            <w:tcBorders>
              <w:top w:val="nil"/>
              <w:left w:val="nil"/>
              <w:bottom w:val="nil"/>
              <w:right w:val="nil"/>
            </w:tcBorders>
            <w:shd w:val="clear" w:color="000000" w:fill="F2F2F2"/>
            <w:noWrap/>
            <w:vAlign w:val="bottom"/>
            <w:hideMark/>
          </w:tcPr>
          <w:p w14:paraId="4B93736C"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992" w:type="dxa"/>
            <w:tcBorders>
              <w:top w:val="nil"/>
              <w:left w:val="nil"/>
              <w:bottom w:val="nil"/>
              <w:right w:val="nil"/>
            </w:tcBorders>
            <w:shd w:val="clear" w:color="000000" w:fill="F2F2F2"/>
            <w:noWrap/>
            <w:vAlign w:val="bottom"/>
            <w:hideMark/>
          </w:tcPr>
          <w:p w14:paraId="72BFD8B0"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850" w:type="dxa"/>
            <w:tcBorders>
              <w:top w:val="nil"/>
              <w:left w:val="nil"/>
              <w:bottom w:val="nil"/>
              <w:right w:val="nil"/>
            </w:tcBorders>
            <w:shd w:val="clear" w:color="000000" w:fill="F2F2F2"/>
            <w:noWrap/>
            <w:vAlign w:val="bottom"/>
            <w:hideMark/>
          </w:tcPr>
          <w:p w14:paraId="44E8CBB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709" w:type="dxa"/>
            <w:tcBorders>
              <w:top w:val="nil"/>
              <w:left w:val="nil"/>
              <w:bottom w:val="nil"/>
              <w:right w:val="nil"/>
            </w:tcBorders>
            <w:shd w:val="clear" w:color="000000" w:fill="F2F2F2"/>
            <w:noWrap/>
            <w:vAlign w:val="bottom"/>
            <w:hideMark/>
          </w:tcPr>
          <w:p w14:paraId="31DB844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178</w:t>
            </w:r>
          </w:p>
        </w:tc>
        <w:tc>
          <w:tcPr>
            <w:tcW w:w="851" w:type="dxa"/>
            <w:tcBorders>
              <w:top w:val="nil"/>
              <w:left w:val="nil"/>
              <w:bottom w:val="nil"/>
              <w:right w:val="nil"/>
            </w:tcBorders>
            <w:shd w:val="clear" w:color="000000" w:fill="F2F2F2"/>
            <w:noWrap/>
            <w:vAlign w:val="bottom"/>
            <w:hideMark/>
          </w:tcPr>
          <w:p w14:paraId="4D6F0B29"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708" w:type="dxa"/>
            <w:tcBorders>
              <w:top w:val="nil"/>
              <w:left w:val="nil"/>
              <w:bottom w:val="nil"/>
              <w:right w:val="nil"/>
            </w:tcBorders>
            <w:shd w:val="clear" w:color="000000" w:fill="F2F2F2"/>
            <w:noWrap/>
            <w:vAlign w:val="bottom"/>
            <w:hideMark/>
          </w:tcPr>
          <w:p w14:paraId="380BFC89"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43</w:t>
            </w:r>
          </w:p>
        </w:tc>
      </w:tr>
      <w:tr w:rsidR="00FB2F4D" w:rsidRPr="00E74AE2" w14:paraId="357D9642" w14:textId="77777777" w:rsidTr="00150DDE">
        <w:trPr>
          <w:trHeight w:val="300"/>
          <w:jc w:val="center"/>
        </w:trPr>
        <w:tc>
          <w:tcPr>
            <w:tcW w:w="1418" w:type="dxa"/>
            <w:vMerge/>
            <w:tcBorders>
              <w:top w:val="nil"/>
              <w:left w:val="nil"/>
              <w:bottom w:val="nil"/>
              <w:right w:val="nil"/>
            </w:tcBorders>
            <w:vAlign w:val="center"/>
            <w:hideMark/>
          </w:tcPr>
          <w:p w14:paraId="486FF33B"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F2F2F2"/>
            <w:noWrap/>
            <w:vAlign w:val="bottom"/>
            <w:hideMark/>
          </w:tcPr>
          <w:p w14:paraId="09D30D0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w:t>
            </w:r>
          </w:p>
        </w:tc>
        <w:tc>
          <w:tcPr>
            <w:tcW w:w="1276" w:type="dxa"/>
            <w:tcBorders>
              <w:top w:val="nil"/>
              <w:left w:val="nil"/>
              <w:bottom w:val="nil"/>
              <w:right w:val="nil"/>
            </w:tcBorders>
            <w:shd w:val="clear" w:color="000000" w:fill="F2F2F2"/>
            <w:noWrap/>
            <w:vAlign w:val="bottom"/>
            <w:hideMark/>
          </w:tcPr>
          <w:p w14:paraId="00A7A34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Glucose</w:t>
            </w:r>
          </w:p>
        </w:tc>
        <w:tc>
          <w:tcPr>
            <w:tcW w:w="850" w:type="dxa"/>
            <w:tcBorders>
              <w:top w:val="nil"/>
              <w:left w:val="nil"/>
              <w:bottom w:val="nil"/>
              <w:right w:val="nil"/>
            </w:tcBorders>
            <w:shd w:val="clear" w:color="000000" w:fill="F2F2F2"/>
            <w:noWrap/>
            <w:vAlign w:val="bottom"/>
            <w:hideMark/>
          </w:tcPr>
          <w:p w14:paraId="3A2FBD8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gg5</w:t>
            </w:r>
          </w:p>
        </w:tc>
        <w:tc>
          <w:tcPr>
            <w:tcW w:w="1134" w:type="dxa"/>
            <w:tcBorders>
              <w:top w:val="nil"/>
              <w:left w:val="nil"/>
              <w:bottom w:val="nil"/>
              <w:right w:val="nil"/>
            </w:tcBorders>
            <w:shd w:val="clear" w:color="000000" w:fill="F2F2F2"/>
            <w:noWrap/>
            <w:vAlign w:val="bottom"/>
            <w:hideMark/>
          </w:tcPr>
          <w:p w14:paraId="54878D2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24</w:t>
            </w:r>
          </w:p>
        </w:tc>
        <w:tc>
          <w:tcPr>
            <w:tcW w:w="567" w:type="dxa"/>
            <w:tcBorders>
              <w:top w:val="nil"/>
              <w:left w:val="nil"/>
              <w:bottom w:val="nil"/>
              <w:right w:val="nil"/>
            </w:tcBorders>
            <w:shd w:val="clear" w:color="000000" w:fill="F2F2F2"/>
            <w:noWrap/>
            <w:vAlign w:val="bottom"/>
            <w:hideMark/>
          </w:tcPr>
          <w:p w14:paraId="6F3E3E85"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7.12</w:t>
            </w:r>
          </w:p>
        </w:tc>
        <w:tc>
          <w:tcPr>
            <w:tcW w:w="851" w:type="dxa"/>
            <w:tcBorders>
              <w:top w:val="nil"/>
              <w:left w:val="nil"/>
              <w:bottom w:val="nil"/>
              <w:right w:val="nil"/>
            </w:tcBorders>
            <w:shd w:val="clear" w:color="000000" w:fill="F2F2F2"/>
            <w:noWrap/>
            <w:vAlign w:val="bottom"/>
            <w:hideMark/>
          </w:tcPr>
          <w:p w14:paraId="41F1671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56</w:t>
            </w:r>
          </w:p>
        </w:tc>
        <w:tc>
          <w:tcPr>
            <w:tcW w:w="708" w:type="dxa"/>
            <w:tcBorders>
              <w:top w:val="nil"/>
              <w:left w:val="nil"/>
              <w:bottom w:val="nil"/>
              <w:right w:val="nil"/>
            </w:tcBorders>
            <w:shd w:val="clear" w:color="000000" w:fill="F2F2F2"/>
            <w:noWrap/>
            <w:vAlign w:val="bottom"/>
            <w:hideMark/>
          </w:tcPr>
          <w:p w14:paraId="650D5B23"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44</w:t>
            </w:r>
          </w:p>
        </w:tc>
        <w:tc>
          <w:tcPr>
            <w:tcW w:w="993" w:type="dxa"/>
            <w:tcBorders>
              <w:top w:val="nil"/>
              <w:left w:val="nil"/>
              <w:bottom w:val="nil"/>
              <w:right w:val="nil"/>
            </w:tcBorders>
            <w:shd w:val="clear" w:color="000000" w:fill="F2F2F2"/>
            <w:noWrap/>
            <w:vAlign w:val="bottom"/>
            <w:hideMark/>
          </w:tcPr>
          <w:p w14:paraId="4C6E2FD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992" w:type="dxa"/>
            <w:tcBorders>
              <w:top w:val="nil"/>
              <w:left w:val="nil"/>
              <w:bottom w:val="nil"/>
              <w:right w:val="nil"/>
            </w:tcBorders>
            <w:shd w:val="clear" w:color="000000" w:fill="F2F2F2"/>
            <w:noWrap/>
            <w:vAlign w:val="bottom"/>
            <w:hideMark/>
          </w:tcPr>
          <w:p w14:paraId="3A2F55E7"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850" w:type="dxa"/>
            <w:tcBorders>
              <w:top w:val="nil"/>
              <w:left w:val="nil"/>
              <w:bottom w:val="nil"/>
              <w:right w:val="nil"/>
            </w:tcBorders>
            <w:shd w:val="clear" w:color="000000" w:fill="F2F2F2"/>
            <w:noWrap/>
            <w:vAlign w:val="bottom"/>
            <w:hideMark/>
          </w:tcPr>
          <w:p w14:paraId="44FF5B3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709" w:type="dxa"/>
            <w:tcBorders>
              <w:top w:val="nil"/>
              <w:left w:val="nil"/>
              <w:bottom w:val="nil"/>
              <w:right w:val="nil"/>
            </w:tcBorders>
            <w:shd w:val="clear" w:color="000000" w:fill="F2F2F2"/>
            <w:noWrap/>
            <w:vAlign w:val="bottom"/>
            <w:hideMark/>
          </w:tcPr>
          <w:p w14:paraId="135BB7E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240</w:t>
            </w:r>
          </w:p>
        </w:tc>
        <w:tc>
          <w:tcPr>
            <w:tcW w:w="851" w:type="dxa"/>
            <w:tcBorders>
              <w:top w:val="nil"/>
              <w:left w:val="nil"/>
              <w:bottom w:val="nil"/>
              <w:right w:val="nil"/>
            </w:tcBorders>
            <w:shd w:val="clear" w:color="000000" w:fill="F2F2F2"/>
            <w:noWrap/>
            <w:vAlign w:val="bottom"/>
            <w:hideMark/>
          </w:tcPr>
          <w:p w14:paraId="40AA1D9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708" w:type="dxa"/>
            <w:tcBorders>
              <w:top w:val="nil"/>
              <w:left w:val="nil"/>
              <w:bottom w:val="nil"/>
              <w:right w:val="nil"/>
            </w:tcBorders>
            <w:shd w:val="clear" w:color="000000" w:fill="F2F2F2"/>
            <w:noWrap/>
            <w:vAlign w:val="bottom"/>
            <w:hideMark/>
          </w:tcPr>
          <w:p w14:paraId="593DDE1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43</w:t>
            </w:r>
          </w:p>
        </w:tc>
      </w:tr>
      <w:tr w:rsidR="00FB2F4D" w:rsidRPr="00E74AE2" w14:paraId="6DCEB87E" w14:textId="77777777" w:rsidTr="00150DDE">
        <w:trPr>
          <w:trHeight w:val="300"/>
          <w:jc w:val="center"/>
        </w:trPr>
        <w:tc>
          <w:tcPr>
            <w:tcW w:w="1418" w:type="dxa"/>
            <w:vMerge/>
            <w:tcBorders>
              <w:top w:val="nil"/>
              <w:left w:val="nil"/>
              <w:bottom w:val="nil"/>
              <w:right w:val="nil"/>
            </w:tcBorders>
            <w:vAlign w:val="center"/>
            <w:hideMark/>
          </w:tcPr>
          <w:p w14:paraId="2DFA3885"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F2F2F2"/>
            <w:noWrap/>
            <w:vAlign w:val="bottom"/>
            <w:hideMark/>
          </w:tcPr>
          <w:p w14:paraId="73571849"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w:t>
            </w:r>
          </w:p>
        </w:tc>
        <w:tc>
          <w:tcPr>
            <w:tcW w:w="1276" w:type="dxa"/>
            <w:tcBorders>
              <w:top w:val="nil"/>
              <w:left w:val="nil"/>
              <w:bottom w:val="nil"/>
              <w:right w:val="nil"/>
            </w:tcBorders>
            <w:shd w:val="clear" w:color="000000" w:fill="F2F2F2"/>
            <w:noWrap/>
            <w:vAlign w:val="bottom"/>
            <w:hideMark/>
          </w:tcPr>
          <w:p w14:paraId="6F4B9DC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G:B:P=1:1:1</w:t>
            </w:r>
          </w:p>
        </w:tc>
        <w:tc>
          <w:tcPr>
            <w:tcW w:w="850" w:type="dxa"/>
            <w:tcBorders>
              <w:top w:val="nil"/>
              <w:left w:val="nil"/>
              <w:bottom w:val="nil"/>
              <w:right w:val="nil"/>
            </w:tcBorders>
            <w:shd w:val="clear" w:color="000000" w:fill="F2F2F2"/>
            <w:noWrap/>
            <w:vAlign w:val="bottom"/>
            <w:hideMark/>
          </w:tcPr>
          <w:p w14:paraId="42F0E5D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gc6</w:t>
            </w:r>
          </w:p>
        </w:tc>
        <w:tc>
          <w:tcPr>
            <w:tcW w:w="1134" w:type="dxa"/>
            <w:tcBorders>
              <w:top w:val="nil"/>
              <w:left w:val="nil"/>
              <w:bottom w:val="nil"/>
              <w:right w:val="nil"/>
            </w:tcBorders>
            <w:shd w:val="clear" w:color="000000" w:fill="F2F2F2"/>
            <w:noWrap/>
            <w:vAlign w:val="bottom"/>
            <w:hideMark/>
          </w:tcPr>
          <w:p w14:paraId="2EAE170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24</w:t>
            </w:r>
          </w:p>
        </w:tc>
        <w:tc>
          <w:tcPr>
            <w:tcW w:w="567" w:type="dxa"/>
            <w:tcBorders>
              <w:top w:val="nil"/>
              <w:left w:val="nil"/>
              <w:bottom w:val="nil"/>
              <w:right w:val="nil"/>
            </w:tcBorders>
            <w:shd w:val="clear" w:color="000000" w:fill="F2F2F2"/>
            <w:noWrap/>
            <w:vAlign w:val="bottom"/>
            <w:hideMark/>
          </w:tcPr>
          <w:p w14:paraId="67B69B5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6.87</w:t>
            </w:r>
          </w:p>
        </w:tc>
        <w:tc>
          <w:tcPr>
            <w:tcW w:w="851" w:type="dxa"/>
            <w:tcBorders>
              <w:top w:val="nil"/>
              <w:left w:val="nil"/>
              <w:bottom w:val="nil"/>
              <w:right w:val="nil"/>
            </w:tcBorders>
            <w:shd w:val="clear" w:color="000000" w:fill="F2F2F2"/>
            <w:noWrap/>
            <w:vAlign w:val="bottom"/>
            <w:hideMark/>
          </w:tcPr>
          <w:p w14:paraId="637362F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35</w:t>
            </w:r>
          </w:p>
        </w:tc>
        <w:tc>
          <w:tcPr>
            <w:tcW w:w="708" w:type="dxa"/>
            <w:tcBorders>
              <w:top w:val="nil"/>
              <w:left w:val="nil"/>
              <w:bottom w:val="nil"/>
              <w:right w:val="nil"/>
            </w:tcBorders>
            <w:shd w:val="clear" w:color="000000" w:fill="F2F2F2"/>
            <w:noWrap/>
            <w:vAlign w:val="bottom"/>
            <w:hideMark/>
          </w:tcPr>
          <w:p w14:paraId="5CA8038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57</w:t>
            </w:r>
          </w:p>
        </w:tc>
        <w:tc>
          <w:tcPr>
            <w:tcW w:w="993" w:type="dxa"/>
            <w:tcBorders>
              <w:top w:val="nil"/>
              <w:left w:val="nil"/>
              <w:bottom w:val="nil"/>
              <w:right w:val="nil"/>
            </w:tcBorders>
            <w:shd w:val="clear" w:color="000000" w:fill="F2F2F2"/>
            <w:noWrap/>
            <w:vAlign w:val="bottom"/>
            <w:hideMark/>
          </w:tcPr>
          <w:p w14:paraId="349B560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106</w:t>
            </w:r>
          </w:p>
        </w:tc>
        <w:tc>
          <w:tcPr>
            <w:tcW w:w="992" w:type="dxa"/>
            <w:tcBorders>
              <w:top w:val="nil"/>
              <w:left w:val="nil"/>
              <w:bottom w:val="nil"/>
              <w:right w:val="nil"/>
            </w:tcBorders>
            <w:shd w:val="clear" w:color="000000" w:fill="F2F2F2"/>
            <w:noWrap/>
            <w:vAlign w:val="bottom"/>
            <w:hideMark/>
          </w:tcPr>
          <w:p w14:paraId="46407FD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308</w:t>
            </w:r>
          </w:p>
        </w:tc>
        <w:tc>
          <w:tcPr>
            <w:tcW w:w="850" w:type="dxa"/>
            <w:tcBorders>
              <w:top w:val="nil"/>
              <w:left w:val="nil"/>
              <w:bottom w:val="nil"/>
              <w:right w:val="nil"/>
            </w:tcBorders>
            <w:shd w:val="clear" w:color="000000" w:fill="F2F2F2"/>
            <w:noWrap/>
            <w:vAlign w:val="bottom"/>
            <w:hideMark/>
          </w:tcPr>
          <w:p w14:paraId="3376575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709" w:type="dxa"/>
            <w:tcBorders>
              <w:top w:val="nil"/>
              <w:left w:val="nil"/>
              <w:bottom w:val="nil"/>
              <w:right w:val="nil"/>
            </w:tcBorders>
            <w:shd w:val="clear" w:color="000000" w:fill="F2F2F2"/>
            <w:noWrap/>
            <w:vAlign w:val="bottom"/>
            <w:hideMark/>
          </w:tcPr>
          <w:p w14:paraId="5E02845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518</w:t>
            </w:r>
          </w:p>
        </w:tc>
        <w:tc>
          <w:tcPr>
            <w:tcW w:w="851" w:type="dxa"/>
            <w:tcBorders>
              <w:top w:val="nil"/>
              <w:left w:val="nil"/>
              <w:bottom w:val="nil"/>
              <w:right w:val="nil"/>
            </w:tcBorders>
            <w:shd w:val="clear" w:color="000000" w:fill="F2F2F2"/>
            <w:noWrap/>
            <w:vAlign w:val="bottom"/>
            <w:hideMark/>
          </w:tcPr>
          <w:p w14:paraId="219B091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767</w:t>
            </w:r>
          </w:p>
        </w:tc>
        <w:tc>
          <w:tcPr>
            <w:tcW w:w="708" w:type="dxa"/>
            <w:tcBorders>
              <w:top w:val="nil"/>
              <w:left w:val="nil"/>
              <w:bottom w:val="nil"/>
              <w:right w:val="nil"/>
            </w:tcBorders>
            <w:shd w:val="clear" w:color="000000" w:fill="F2F2F2"/>
            <w:noWrap/>
            <w:vAlign w:val="bottom"/>
            <w:hideMark/>
          </w:tcPr>
          <w:p w14:paraId="53B8A640"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38</w:t>
            </w:r>
          </w:p>
        </w:tc>
      </w:tr>
      <w:tr w:rsidR="00FB2F4D" w:rsidRPr="00E74AE2" w14:paraId="1A2D46D7" w14:textId="77777777" w:rsidTr="00150DDE">
        <w:trPr>
          <w:trHeight w:val="300"/>
          <w:jc w:val="center"/>
        </w:trPr>
        <w:tc>
          <w:tcPr>
            <w:tcW w:w="1418" w:type="dxa"/>
            <w:vMerge w:val="restart"/>
            <w:tcBorders>
              <w:top w:val="nil"/>
              <w:left w:val="nil"/>
              <w:bottom w:val="nil"/>
              <w:right w:val="nil"/>
            </w:tcBorders>
            <w:shd w:val="clear" w:color="000000" w:fill="D0CECE"/>
            <w:noWrap/>
            <w:vAlign w:val="center"/>
            <w:hideMark/>
          </w:tcPr>
          <w:p w14:paraId="2E88B269"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r w:rsidRPr="003C59A1">
              <w:rPr>
                <w:rFonts w:ascii="Times New Roman" w:eastAsia="Times New Roman" w:hAnsi="Times New Roman" w:cs="Times New Roman"/>
                <w:b/>
                <w:bCs/>
                <w:sz w:val="20"/>
                <w:szCs w:val="20"/>
                <w:u w:val="single"/>
              </w:rPr>
              <w:t>Consortia-P</w:t>
            </w:r>
          </w:p>
        </w:tc>
        <w:tc>
          <w:tcPr>
            <w:tcW w:w="1134" w:type="dxa"/>
            <w:tcBorders>
              <w:top w:val="nil"/>
              <w:left w:val="nil"/>
              <w:bottom w:val="nil"/>
              <w:right w:val="nil"/>
            </w:tcBorders>
            <w:shd w:val="clear" w:color="000000" w:fill="D0CECE"/>
            <w:noWrap/>
            <w:vAlign w:val="bottom"/>
            <w:hideMark/>
          </w:tcPr>
          <w:p w14:paraId="4D312AB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w:t>
            </w:r>
          </w:p>
        </w:tc>
        <w:tc>
          <w:tcPr>
            <w:tcW w:w="1276" w:type="dxa"/>
            <w:tcBorders>
              <w:top w:val="nil"/>
              <w:left w:val="nil"/>
              <w:bottom w:val="nil"/>
              <w:right w:val="nil"/>
            </w:tcBorders>
            <w:shd w:val="clear" w:color="000000" w:fill="D0CECE"/>
            <w:noWrap/>
            <w:vAlign w:val="bottom"/>
            <w:hideMark/>
          </w:tcPr>
          <w:p w14:paraId="72401CF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w:t>
            </w:r>
          </w:p>
        </w:tc>
        <w:tc>
          <w:tcPr>
            <w:tcW w:w="850" w:type="dxa"/>
            <w:tcBorders>
              <w:top w:val="nil"/>
              <w:left w:val="nil"/>
              <w:bottom w:val="nil"/>
              <w:right w:val="nil"/>
            </w:tcBorders>
            <w:shd w:val="clear" w:color="000000" w:fill="D0CECE"/>
            <w:noWrap/>
            <w:vAlign w:val="bottom"/>
            <w:hideMark/>
          </w:tcPr>
          <w:p w14:paraId="20A35CC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p0</w:t>
            </w:r>
          </w:p>
        </w:tc>
        <w:tc>
          <w:tcPr>
            <w:tcW w:w="1134" w:type="dxa"/>
            <w:tcBorders>
              <w:top w:val="nil"/>
              <w:left w:val="nil"/>
              <w:bottom w:val="nil"/>
              <w:right w:val="nil"/>
            </w:tcBorders>
            <w:shd w:val="clear" w:color="000000" w:fill="D0CECE"/>
            <w:noWrap/>
            <w:vAlign w:val="bottom"/>
            <w:hideMark/>
          </w:tcPr>
          <w:p w14:paraId="362B6203" w14:textId="7881E8DA" w:rsidR="003237D7" w:rsidRPr="003C59A1" w:rsidRDefault="00373AE8" w:rsidP="003E0348">
            <w:pPr>
              <w:spacing w:after="0" w:line="480" w:lineRule="auto"/>
              <w:jc w:val="both"/>
              <w:rPr>
                <w:rFonts w:ascii="Times New Roman" w:eastAsia="Times New Roman" w:hAnsi="Times New Roman" w:cs="Times New Roman"/>
                <w:sz w:val="20"/>
                <w:szCs w:val="20"/>
              </w:rPr>
            </w:pPr>
            <w:proofErr w:type="spellStart"/>
            <w:r w:rsidRPr="003C59A1">
              <w:rPr>
                <w:rFonts w:ascii="Times New Roman" w:eastAsia="Times New Roman" w:hAnsi="Times New Roman" w:cs="Times New Roman"/>
                <w:sz w:val="20"/>
                <w:szCs w:val="20"/>
              </w:rPr>
              <w:t>na</w:t>
            </w:r>
            <w:proofErr w:type="spellEnd"/>
          </w:p>
        </w:tc>
        <w:tc>
          <w:tcPr>
            <w:tcW w:w="567" w:type="dxa"/>
            <w:tcBorders>
              <w:top w:val="nil"/>
              <w:left w:val="nil"/>
              <w:bottom w:val="nil"/>
              <w:right w:val="nil"/>
            </w:tcBorders>
            <w:shd w:val="clear" w:color="000000" w:fill="D0CECE"/>
            <w:noWrap/>
            <w:vAlign w:val="bottom"/>
            <w:hideMark/>
          </w:tcPr>
          <w:p w14:paraId="395BE28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7.33</w:t>
            </w:r>
          </w:p>
        </w:tc>
        <w:tc>
          <w:tcPr>
            <w:tcW w:w="851" w:type="dxa"/>
            <w:tcBorders>
              <w:top w:val="nil"/>
              <w:left w:val="nil"/>
              <w:bottom w:val="nil"/>
              <w:right w:val="nil"/>
            </w:tcBorders>
            <w:shd w:val="clear" w:color="000000" w:fill="D0CECE"/>
            <w:noWrap/>
            <w:vAlign w:val="bottom"/>
            <w:hideMark/>
          </w:tcPr>
          <w:p w14:paraId="150D71C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708" w:type="dxa"/>
            <w:tcBorders>
              <w:top w:val="nil"/>
              <w:left w:val="nil"/>
              <w:bottom w:val="nil"/>
              <w:right w:val="nil"/>
            </w:tcBorders>
            <w:shd w:val="clear" w:color="000000" w:fill="D0CECE"/>
            <w:noWrap/>
            <w:vAlign w:val="bottom"/>
            <w:hideMark/>
          </w:tcPr>
          <w:p w14:paraId="3FD22C3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36</w:t>
            </w:r>
          </w:p>
        </w:tc>
        <w:tc>
          <w:tcPr>
            <w:tcW w:w="993" w:type="dxa"/>
            <w:tcBorders>
              <w:top w:val="nil"/>
              <w:left w:val="nil"/>
              <w:bottom w:val="nil"/>
              <w:right w:val="nil"/>
            </w:tcBorders>
            <w:shd w:val="clear" w:color="000000" w:fill="D0CECE"/>
            <w:noWrap/>
            <w:vAlign w:val="bottom"/>
            <w:hideMark/>
          </w:tcPr>
          <w:p w14:paraId="7CF6324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992" w:type="dxa"/>
            <w:tcBorders>
              <w:top w:val="nil"/>
              <w:left w:val="nil"/>
              <w:bottom w:val="nil"/>
              <w:right w:val="nil"/>
            </w:tcBorders>
            <w:shd w:val="clear" w:color="000000" w:fill="D0CECE"/>
            <w:noWrap/>
            <w:vAlign w:val="bottom"/>
            <w:hideMark/>
          </w:tcPr>
          <w:p w14:paraId="0BF3F63C"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w:t>
            </w:r>
            <w:proofErr w:type="spellStart"/>
            <w:r w:rsidRPr="003C59A1">
              <w:rPr>
                <w:rFonts w:ascii="Times New Roman" w:eastAsia="Times New Roman" w:hAnsi="Times New Roman" w:cs="Times New Roman"/>
                <w:sz w:val="20"/>
                <w:szCs w:val="20"/>
              </w:rPr>
              <w:t>na</w:t>
            </w:r>
            <w:proofErr w:type="spellEnd"/>
          </w:p>
        </w:tc>
        <w:tc>
          <w:tcPr>
            <w:tcW w:w="850" w:type="dxa"/>
            <w:tcBorders>
              <w:top w:val="nil"/>
              <w:left w:val="nil"/>
              <w:bottom w:val="nil"/>
              <w:right w:val="nil"/>
            </w:tcBorders>
            <w:shd w:val="clear" w:color="000000" w:fill="D0CECE"/>
            <w:noWrap/>
            <w:vAlign w:val="bottom"/>
            <w:hideMark/>
          </w:tcPr>
          <w:p w14:paraId="293A1BD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709" w:type="dxa"/>
            <w:tcBorders>
              <w:top w:val="nil"/>
              <w:left w:val="nil"/>
              <w:bottom w:val="nil"/>
              <w:right w:val="nil"/>
            </w:tcBorders>
            <w:shd w:val="clear" w:color="000000" w:fill="D0CECE"/>
            <w:noWrap/>
            <w:vAlign w:val="bottom"/>
            <w:hideMark/>
          </w:tcPr>
          <w:p w14:paraId="354BAC60"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851" w:type="dxa"/>
            <w:tcBorders>
              <w:top w:val="nil"/>
              <w:left w:val="nil"/>
              <w:bottom w:val="nil"/>
              <w:right w:val="nil"/>
            </w:tcBorders>
            <w:shd w:val="clear" w:color="000000" w:fill="D0CECE"/>
            <w:noWrap/>
            <w:vAlign w:val="bottom"/>
            <w:hideMark/>
          </w:tcPr>
          <w:p w14:paraId="3320B67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w:t>
            </w:r>
            <w:proofErr w:type="spellStart"/>
            <w:r w:rsidRPr="003C59A1">
              <w:rPr>
                <w:rFonts w:ascii="Times New Roman" w:eastAsia="Times New Roman" w:hAnsi="Times New Roman" w:cs="Times New Roman"/>
                <w:sz w:val="20"/>
                <w:szCs w:val="20"/>
              </w:rPr>
              <w:t>na</w:t>
            </w:r>
            <w:proofErr w:type="spellEnd"/>
          </w:p>
        </w:tc>
        <w:tc>
          <w:tcPr>
            <w:tcW w:w="708" w:type="dxa"/>
            <w:tcBorders>
              <w:top w:val="nil"/>
              <w:left w:val="nil"/>
              <w:bottom w:val="nil"/>
              <w:right w:val="nil"/>
            </w:tcBorders>
            <w:shd w:val="clear" w:color="000000" w:fill="D0CECE"/>
            <w:noWrap/>
            <w:vAlign w:val="bottom"/>
            <w:hideMark/>
          </w:tcPr>
          <w:p w14:paraId="0904DA09"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r>
      <w:tr w:rsidR="00FB2F4D" w:rsidRPr="00E74AE2" w14:paraId="17AAB92D" w14:textId="77777777" w:rsidTr="00150DDE">
        <w:trPr>
          <w:trHeight w:val="300"/>
          <w:jc w:val="center"/>
        </w:trPr>
        <w:tc>
          <w:tcPr>
            <w:tcW w:w="1418" w:type="dxa"/>
            <w:vMerge/>
            <w:tcBorders>
              <w:top w:val="nil"/>
              <w:left w:val="nil"/>
              <w:bottom w:val="nil"/>
              <w:right w:val="nil"/>
            </w:tcBorders>
            <w:vAlign w:val="center"/>
            <w:hideMark/>
          </w:tcPr>
          <w:p w14:paraId="56036917"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D0CECE"/>
            <w:noWrap/>
            <w:vAlign w:val="bottom"/>
            <w:hideMark/>
          </w:tcPr>
          <w:p w14:paraId="5BE38007"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S1</w:t>
            </w:r>
          </w:p>
        </w:tc>
        <w:tc>
          <w:tcPr>
            <w:tcW w:w="1276" w:type="dxa"/>
            <w:tcBorders>
              <w:top w:val="nil"/>
              <w:left w:val="nil"/>
              <w:bottom w:val="nil"/>
              <w:right w:val="nil"/>
            </w:tcBorders>
            <w:shd w:val="clear" w:color="000000" w:fill="D0CECE"/>
            <w:noWrap/>
            <w:vAlign w:val="bottom"/>
            <w:hideMark/>
          </w:tcPr>
          <w:p w14:paraId="41B3833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Butyrate</w:t>
            </w:r>
          </w:p>
        </w:tc>
        <w:tc>
          <w:tcPr>
            <w:tcW w:w="850" w:type="dxa"/>
            <w:tcBorders>
              <w:top w:val="nil"/>
              <w:left w:val="nil"/>
              <w:bottom w:val="nil"/>
              <w:right w:val="nil"/>
            </w:tcBorders>
            <w:shd w:val="clear" w:color="000000" w:fill="D0CECE"/>
            <w:noWrap/>
            <w:vAlign w:val="bottom"/>
            <w:hideMark/>
          </w:tcPr>
          <w:p w14:paraId="1EBE3D7C"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pb5</w:t>
            </w:r>
          </w:p>
        </w:tc>
        <w:tc>
          <w:tcPr>
            <w:tcW w:w="1134" w:type="dxa"/>
            <w:tcBorders>
              <w:top w:val="nil"/>
              <w:left w:val="nil"/>
              <w:bottom w:val="nil"/>
              <w:right w:val="nil"/>
            </w:tcBorders>
            <w:shd w:val="clear" w:color="000000" w:fill="D0CECE"/>
            <w:noWrap/>
            <w:vAlign w:val="bottom"/>
            <w:hideMark/>
          </w:tcPr>
          <w:p w14:paraId="034989B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24</w:t>
            </w:r>
          </w:p>
        </w:tc>
        <w:tc>
          <w:tcPr>
            <w:tcW w:w="567" w:type="dxa"/>
            <w:tcBorders>
              <w:top w:val="nil"/>
              <w:left w:val="nil"/>
              <w:bottom w:val="nil"/>
              <w:right w:val="nil"/>
            </w:tcBorders>
            <w:shd w:val="clear" w:color="000000" w:fill="D0CECE"/>
            <w:noWrap/>
            <w:vAlign w:val="bottom"/>
            <w:hideMark/>
          </w:tcPr>
          <w:p w14:paraId="37356995"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7.21</w:t>
            </w:r>
          </w:p>
        </w:tc>
        <w:tc>
          <w:tcPr>
            <w:tcW w:w="851" w:type="dxa"/>
            <w:tcBorders>
              <w:top w:val="nil"/>
              <w:left w:val="nil"/>
              <w:bottom w:val="nil"/>
              <w:right w:val="nil"/>
            </w:tcBorders>
            <w:shd w:val="clear" w:color="000000" w:fill="D0CECE"/>
            <w:noWrap/>
            <w:vAlign w:val="bottom"/>
            <w:hideMark/>
          </w:tcPr>
          <w:p w14:paraId="172037C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47</w:t>
            </w:r>
          </w:p>
        </w:tc>
        <w:tc>
          <w:tcPr>
            <w:tcW w:w="708" w:type="dxa"/>
            <w:tcBorders>
              <w:top w:val="nil"/>
              <w:left w:val="nil"/>
              <w:bottom w:val="nil"/>
              <w:right w:val="nil"/>
            </w:tcBorders>
            <w:shd w:val="clear" w:color="000000" w:fill="D0CECE"/>
            <w:noWrap/>
            <w:vAlign w:val="bottom"/>
            <w:hideMark/>
          </w:tcPr>
          <w:p w14:paraId="4A086BB7"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54</w:t>
            </w:r>
          </w:p>
        </w:tc>
        <w:tc>
          <w:tcPr>
            <w:tcW w:w="993" w:type="dxa"/>
            <w:tcBorders>
              <w:top w:val="nil"/>
              <w:left w:val="nil"/>
              <w:bottom w:val="nil"/>
              <w:right w:val="nil"/>
            </w:tcBorders>
            <w:shd w:val="clear" w:color="000000" w:fill="D0CECE"/>
            <w:noWrap/>
            <w:vAlign w:val="bottom"/>
            <w:hideMark/>
          </w:tcPr>
          <w:p w14:paraId="40191B9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491</w:t>
            </w:r>
          </w:p>
        </w:tc>
        <w:tc>
          <w:tcPr>
            <w:tcW w:w="992" w:type="dxa"/>
            <w:tcBorders>
              <w:top w:val="nil"/>
              <w:left w:val="nil"/>
              <w:bottom w:val="nil"/>
              <w:right w:val="nil"/>
            </w:tcBorders>
            <w:shd w:val="clear" w:color="000000" w:fill="D0CECE"/>
            <w:noWrap/>
            <w:vAlign w:val="bottom"/>
            <w:hideMark/>
          </w:tcPr>
          <w:p w14:paraId="1E43DD47"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1455</w:t>
            </w:r>
          </w:p>
        </w:tc>
        <w:tc>
          <w:tcPr>
            <w:tcW w:w="850" w:type="dxa"/>
            <w:tcBorders>
              <w:top w:val="nil"/>
              <w:left w:val="nil"/>
              <w:bottom w:val="nil"/>
              <w:right w:val="nil"/>
            </w:tcBorders>
            <w:shd w:val="clear" w:color="000000" w:fill="D0CECE"/>
            <w:noWrap/>
            <w:vAlign w:val="bottom"/>
            <w:hideMark/>
          </w:tcPr>
          <w:p w14:paraId="2C8C9E79"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113</w:t>
            </w:r>
          </w:p>
        </w:tc>
        <w:tc>
          <w:tcPr>
            <w:tcW w:w="709" w:type="dxa"/>
            <w:tcBorders>
              <w:top w:val="nil"/>
              <w:left w:val="nil"/>
              <w:bottom w:val="nil"/>
              <w:right w:val="nil"/>
            </w:tcBorders>
            <w:shd w:val="clear" w:color="000000" w:fill="D0CECE"/>
            <w:noWrap/>
            <w:vAlign w:val="bottom"/>
            <w:hideMark/>
          </w:tcPr>
          <w:p w14:paraId="29A84BD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851" w:type="dxa"/>
            <w:tcBorders>
              <w:top w:val="nil"/>
              <w:left w:val="nil"/>
              <w:bottom w:val="nil"/>
              <w:right w:val="nil"/>
            </w:tcBorders>
            <w:shd w:val="clear" w:color="000000" w:fill="D0CECE"/>
            <w:noWrap/>
            <w:vAlign w:val="bottom"/>
            <w:hideMark/>
          </w:tcPr>
          <w:p w14:paraId="387266A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708" w:type="dxa"/>
            <w:tcBorders>
              <w:top w:val="nil"/>
              <w:left w:val="nil"/>
              <w:bottom w:val="nil"/>
              <w:right w:val="nil"/>
            </w:tcBorders>
            <w:shd w:val="clear" w:color="000000" w:fill="D0CECE"/>
            <w:noWrap/>
            <w:vAlign w:val="bottom"/>
            <w:hideMark/>
          </w:tcPr>
          <w:p w14:paraId="17D9C01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r>
      <w:tr w:rsidR="00FB2F4D" w:rsidRPr="00E74AE2" w14:paraId="3FF991ED" w14:textId="77777777" w:rsidTr="00150DDE">
        <w:trPr>
          <w:trHeight w:val="300"/>
          <w:jc w:val="center"/>
        </w:trPr>
        <w:tc>
          <w:tcPr>
            <w:tcW w:w="1418" w:type="dxa"/>
            <w:vMerge/>
            <w:tcBorders>
              <w:top w:val="nil"/>
              <w:left w:val="nil"/>
              <w:bottom w:val="nil"/>
              <w:right w:val="nil"/>
            </w:tcBorders>
            <w:vAlign w:val="center"/>
            <w:hideMark/>
          </w:tcPr>
          <w:p w14:paraId="0B8EBB22"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D0CECE"/>
            <w:noWrap/>
            <w:vAlign w:val="bottom"/>
            <w:hideMark/>
          </w:tcPr>
          <w:p w14:paraId="7DADBB4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S2</w:t>
            </w:r>
          </w:p>
        </w:tc>
        <w:tc>
          <w:tcPr>
            <w:tcW w:w="1276" w:type="dxa"/>
            <w:tcBorders>
              <w:top w:val="nil"/>
              <w:left w:val="nil"/>
              <w:bottom w:val="nil"/>
              <w:right w:val="nil"/>
            </w:tcBorders>
            <w:shd w:val="clear" w:color="000000" w:fill="D0CECE"/>
            <w:noWrap/>
            <w:vAlign w:val="bottom"/>
            <w:hideMark/>
          </w:tcPr>
          <w:p w14:paraId="0CF667E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Propionate</w:t>
            </w:r>
          </w:p>
        </w:tc>
        <w:tc>
          <w:tcPr>
            <w:tcW w:w="850" w:type="dxa"/>
            <w:tcBorders>
              <w:top w:val="nil"/>
              <w:left w:val="nil"/>
              <w:bottom w:val="nil"/>
              <w:right w:val="nil"/>
            </w:tcBorders>
            <w:shd w:val="clear" w:color="000000" w:fill="D0CECE"/>
            <w:noWrap/>
            <w:vAlign w:val="bottom"/>
            <w:hideMark/>
          </w:tcPr>
          <w:p w14:paraId="63FD3CA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pp4</w:t>
            </w:r>
          </w:p>
        </w:tc>
        <w:tc>
          <w:tcPr>
            <w:tcW w:w="1134" w:type="dxa"/>
            <w:tcBorders>
              <w:top w:val="nil"/>
              <w:left w:val="nil"/>
              <w:bottom w:val="nil"/>
              <w:right w:val="nil"/>
            </w:tcBorders>
            <w:shd w:val="clear" w:color="000000" w:fill="D0CECE"/>
            <w:noWrap/>
            <w:vAlign w:val="bottom"/>
            <w:hideMark/>
          </w:tcPr>
          <w:p w14:paraId="050D62F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10</w:t>
            </w:r>
          </w:p>
        </w:tc>
        <w:tc>
          <w:tcPr>
            <w:tcW w:w="567" w:type="dxa"/>
            <w:tcBorders>
              <w:top w:val="nil"/>
              <w:left w:val="nil"/>
              <w:bottom w:val="nil"/>
              <w:right w:val="nil"/>
            </w:tcBorders>
            <w:shd w:val="clear" w:color="000000" w:fill="D0CECE"/>
            <w:noWrap/>
            <w:vAlign w:val="bottom"/>
            <w:hideMark/>
          </w:tcPr>
          <w:p w14:paraId="6D9A2DF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6.9</w:t>
            </w:r>
          </w:p>
        </w:tc>
        <w:tc>
          <w:tcPr>
            <w:tcW w:w="851" w:type="dxa"/>
            <w:tcBorders>
              <w:top w:val="nil"/>
              <w:left w:val="nil"/>
              <w:bottom w:val="nil"/>
              <w:right w:val="nil"/>
            </w:tcBorders>
            <w:shd w:val="clear" w:color="000000" w:fill="D0CECE"/>
            <w:noWrap/>
            <w:vAlign w:val="bottom"/>
            <w:hideMark/>
          </w:tcPr>
          <w:p w14:paraId="4EE32CB5"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25</w:t>
            </w:r>
          </w:p>
        </w:tc>
        <w:tc>
          <w:tcPr>
            <w:tcW w:w="708" w:type="dxa"/>
            <w:tcBorders>
              <w:top w:val="nil"/>
              <w:left w:val="nil"/>
              <w:bottom w:val="nil"/>
              <w:right w:val="nil"/>
            </w:tcBorders>
            <w:shd w:val="clear" w:color="000000" w:fill="D0CECE"/>
            <w:noWrap/>
            <w:vAlign w:val="bottom"/>
            <w:hideMark/>
          </w:tcPr>
          <w:p w14:paraId="7C3707D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36</w:t>
            </w:r>
          </w:p>
        </w:tc>
        <w:tc>
          <w:tcPr>
            <w:tcW w:w="993" w:type="dxa"/>
            <w:tcBorders>
              <w:top w:val="nil"/>
              <w:left w:val="nil"/>
              <w:bottom w:val="nil"/>
              <w:right w:val="nil"/>
            </w:tcBorders>
            <w:shd w:val="clear" w:color="000000" w:fill="D0CECE"/>
            <w:noWrap/>
            <w:vAlign w:val="bottom"/>
            <w:hideMark/>
          </w:tcPr>
          <w:p w14:paraId="6635FA55"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992" w:type="dxa"/>
            <w:tcBorders>
              <w:top w:val="nil"/>
              <w:left w:val="nil"/>
              <w:bottom w:val="nil"/>
              <w:right w:val="nil"/>
            </w:tcBorders>
            <w:shd w:val="clear" w:color="000000" w:fill="D0CECE"/>
            <w:noWrap/>
            <w:vAlign w:val="bottom"/>
            <w:hideMark/>
          </w:tcPr>
          <w:p w14:paraId="3FD186B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850" w:type="dxa"/>
            <w:tcBorders>
              <w:top w:val="nil"/>
              <w:left w:val="nil"/>
              <w:bottom w:val="nil"/>
              <w:right w:val="nil"/>
            </w:tcBorders>
            <w:shd w:val="clear" w:color="000000" w:fill="D0CECE"/>
            <w:noWrap/>
            <w:vAlign w:val="bottom"/>
            <w:hideMark/>
          </w:tcPr>
          <w:p w14:paraId="6428F8C9"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709" w:type="dxa"/>
            <w:tcBorders>
              <w:top w:val="nil"/>
              <w:left w:val="nil"/>
              <w:bottom w:val="nil"/>
              <w:right w:val="nil"/>
            </w:tcBorders>
            <w:shd w:val="clear" w:color="000000" w:fill="D0CECE"/>
            <w:noWrap/>
            <w:vAlign w:val="bottom"/>
            <w:hideMark/>
          </w:tcPr>
          <w:p w14:paraId="12DD119C"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1547</w:t>
            </w:r>
          </w:p>
        </w:tc>
        <w:tc>
          <w:tcPr>
            <w:tcW w:w="851" w:type="dxa"/>
            <w:tcBorders>
              <w:top w:val="nil"/>
              <w:left w:val="nil"/>
              <w:bottom w:val="nil"/>
              <w:right w:val="nil"/>
            </w:tcBorders>
            <w:shd w:val="clear" w:color="000000" w:fill="D0CECE"/>
            <w:noWrap/>
            <w:vAlign w:val="bottom"/>
            <w:hideMark/>
          </w:tcPr>
          <w:p w14:paraId="45F9584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2223</w:t>
            </w:r>
          </w:p>
        </w:tc>
        <w:tc>
          <w:tcPr>
            <w:tcW w:w="708" w:type="dxa"/>
            <w:tcBorders>
              <w:top w:val="nil"/>
              <w:left w:val="nil"/>
              <w:bottom w:val="nil"/>
              <w:right w:val="nil"/>
            </w:tcBorders>
            <w:shd w:val="clear" w:color="000000" w:fill="D0CECE"/>
            <w:noWrap/>
            <w:vAlign w:val="bottom"/>
            <w:hideMark/>
          </w:tcPr>
          <w:p w14:paraId="09BD5885"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r>
      <w:tr w:rsidR="00FB2F4D" w:rsidRPr="00E74AE2" w14:paraId="66ACDB5F" w14:textId="77777777" w:rsidTr="00150DDE">
        <w:trPr>
          <w:trHeight w:val="300"/>
          <w:jc w:val="center"/>
        </w:trPr>
        <w:tc>
          <w:tcPr>
            <w:tcW w:w="1418" w:type="dxa"/>
            <w:vMerge/>
            <w:tcBorders>
              <w:top w:val="nil"/>
              <w:left w:val="nil"/>
              <w:bottom w:val="nil"/>
              <w:right w:val="nil"/>
            </w:tcBorders>
            <w:vAlign w:val="center"/>
            <w:hideMark/>
          </w:tcPr>
          <w:p w14:paraId="645FFFFF"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D0CECE"/>
            <w:noWrap/>
            <w:vAlign w:val="bottom"/>
            <w:hideMark/>
          </w:tcPr>
          <w:p w14:paraId="51ECBDB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S3</w:t>
            </w:r>
          </w:p>
        </w:tc>
        <w:tc>
          <w:tcPr>
            <w:tcW w:w="1276" w:type="dxa"/>
            <w:tcBorders>
              <w:top w:val="nil"/>
              <w:left w:val="nil"/>
              <w:bottom w:val="nil"/>
              <w:right w:val="nil"/>
            </w:tcBorders>
            <w:shd w:val="clear" w:color="000000" w:fill="D0CECE"/>
            <w:noWrap/>
            <w:vAlign w:val="bottom"/>
            <w:hideMark/>
          </w:tcPr>
          <w:p w14:paraId="0237EF47"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Fumarate</w:t>
            </w:r>
          </w:p>
        </w:tc>
        <w:tc>
          <w:tcPr>
            <w:tcW w:w="850" w:type="dxa"/>
            <w:tcBorders>
              <w:top w:val="nil"/>
              <w:left w:val="nil"/>
              <w:bottom w:val="nil"/>
              <w:right w:val="nil"/>
            </w:tcBorders>
            <w:shd w:val="clear" w:color="000000" w:fill="D0CECE"/>
            <w:noWrap/>
            <w:vAlign w:val="bottom"/>
            <w:hideMark/>
          </w:tcPr>
          <w:p w14:paraId="36E334A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pfu3</w:t>
            </w:r>
          </w:p>
        </w:tc>
        <w:tc>
          <w:tcPr>
            <w:tcW w:w="1134" w:type="dxa"/>
            <w:tcBorders>
              <w:top w:val="nil"/>
              <w:left w:val="nil"/>
              <w:bottom w:val="nil"/>
              <w:right w:val="nil"/>
            </w:tcBorders>
            <w:shd w:val="clear" w:color="000000" w:fill="D0CECE"/>
            <w:noWrap/>
            <w:vAlign w:val="bottom"/>
            <w:hideMark/>
          </w:tcPr>
          <w:p w14:paraId="4568F8C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13</w:t>
            </w:r>
          </w:p>
        </w:tc>
        <w:tc>
          <w:tcPr>
            <w:tcW w:w="567" w:type="dxa"/>
            <w:tcBorders>
              <w:top w:val="nil"/>
              <w:left w:val="nil"/>
              <w:bottom w:val="nil"/>
              <w:right w:val="nil"/>
            </w:tcBorders>
            <w:shd w:val="clear" w:color="000000" w:fill="D0CECE"/>
            <w:noWrap/>
            <w:vAlign w:val="bottom"/>
            <w:hideMark/>
          </w:tcPr>
          <w:p w14:paraId="671C43D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6.98</w:t>
            </w:r>
          </w:p>
        </w:tc>
        <w:tc>
          <w:tcPr>
            <w:tcW w:w="851" w:type="dxa"/>
            <w:tcBorders>
              <w:top w:val="nil"/>
              <w:left w:val="nil"/>
              <w:bottom w:val="nil"/>
              <w:right w:val="nil"/>
            </w:tcBorders>
            <w:shd w:val="clear" w:color="000000" w:fill="D0CECE"/>
            <w:noWrap/>
            <w:vAlign w:val="bottom"/>
            <w:hideMark/>
          </w:tcPr>
          <w:p w14:paraId="4263FB6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5682</w:t>
            </w:r>
          </w:p>
        </w:tc>
        <w:tc>
          <w:tcPr>
            <w:tcW w:w="708" w:type="dxa"/>
            <w:tcBorders>
              <w:top w:val="nil"/>
              <w:left w:val="nil"/>
              <w:bottom w:val="nil"/>
              <w:right w:val="nil"/>
            </w:tcBorders>
            <w:shd w:val="clear" w:color="000000" w:fill="D0CECE"/>
            <w:noWrap/>
            <w:vAlign w:val="bottom"/>
            <w:hideMark/>
          </w:tcPr>
          <w:p w14:paraId="10B180C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8</w:t>
            </w:r>
          </w:p>
        </w:tc>
        <w:tc>
          <w:tcPr>
            <w:tcW w:w="993" w:type="dxa"/>
            <w:tcBorders>
              <w:top w:val="nil"/>
              <w:left w:val="nil"/>
              <w:bottom w:val="nil"/>
              <w:right w:val="nil"/>
            </w:tcBorders>
            <w:shd w:val="clear" w:color="000000" w:fill="D0CECE"/>
            <w:noWrap/>
            <w:vAlign w:val="bottom"/>
            <w:hideMark/>
          </w:tcPr>
          <w:p w14:paraId="04A5452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992" w:type="dxa"/>
            <w:tcBorders>
              <w:top w:val="nil"/>
              <w:left w:val="nil"/>
              <w:bottom w:val="nil"/>
              <w:right w:val="nil"/>
            </w:tcBorders>
            <w:shd w:val="clear" w:color="000000" w:fill="D0CECE"/>
            <w:noWrap/>
            <w:vAlign w:val="bottom"/>
            <w:hideMark/>
          </w:tcPr>
          <w:p w14:paraId="5359D4BC"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850" w:type="dxa"/>
            <w:tcBorders>
              <w:top w:val="nil"/>
              <w:left w:val="nil"/>
              <w:bottom w:val="nil"/>
              <w:right w:val="nil"/>
            </w:tcBorders>
            <w:shd w:val="clear" w:color="000000" w:fill="D0CECE"/>
            <w:noWrap/>
            <w:vAlign w:val="bottom"/>
            <w:hideMark/>
          </w:tcPr>
          <w:p w14:paraId="384310A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53</w:t>
            </w:r>
          </w:p>
        </w:tc>
        <w:tc>
          <w:tcPr>
            <w:tcW w:w="709" w:type="dxa"/>
            <w:tcBorders>
              <w:top w:val="nil"/>
              <w:left w:val="nil"/>
              <w:bottom w:val="nil"/>
              <w:right w:val="nil"/>
            </w:tcBorders>
            <w:shd w:val="clear" w:color="000000" w:fill="D0CECE"/>
            <w:noWrap/>
            <w:vAlign w:val="bottom"/>
            <w:hideMark/>
          </w:tcPr>
          <w:p w14:paraId="7FE2C72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43</w:t>
            </w:r>
          </w:p>
        </w:tc>
        <w:tc>
          <w:tcPr>
            <w:tcW w:w="851" w:type="dxa"/>
            <w:tcBorders>
              <w:top w:val="nil"/>
              <w:left w:val="nil"/>
              <w:bottom w:val="nil"/>
              <w:right w:val="nil"/>
            </w:tcBorders>
            <w:shd w:val="clear" w:color="000000" w:fill="D0CECE"/>
            <w:noWrap/>
            <w:vAlign w:val="bottom"/>
            <w:hideMark/>
          </w:tcPr>
          <w:p w14:paraId="39FE55D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708" w:type="dxa"/>
            <w:tcBorders>
              <w:top w:val="nil"/>
              <w:left w:val="nil"/>
              <w:bottom w:val="nil"/>
              <w:right w:val="nil"/>
            </w:tcBorders>
            <w:shd w:val="clear" w:color="000000" w:fill="D0CECE"/>
            <w:noWrap/>
            <w:vAlign w:val="bottom"/>
            <w:hideMark/>
          </w:tcPr>
          <w:p w14:paraId="6D3007EC"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r>
      <w:tr w:rsidR="00FB2F4D" w:rsidRPr="00E74AE2" w14:paraId="4D069ACD" w14:textId="77777777" w:rsidTr="00150DDE">
        <w:trPr>
          <w:trHeight w:val="360"/>
          <w:jc w:val="center"/>
        </w:trPr>
        <w:tc>
          <w:tcPr>
            <w:tcW w:w="1418" w:type="dxa"/>
            <w:vMerge/>
            <w:tcBorders>
              <w:top w:val="nil"/>
              <w:left w:val="nil"/>
              <w:bottom w:val="nil"/>
              <w:right w:val="nil"/>
            </w:tcBorders>
            <w:vAlign w:val="center"/>
            <w:hideMark/>
          </w:tcPr>
          <w:p w14:paraId="1068C86C"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D0CECE"/>
            <w:noWrap/>
            <w:vAlign w:val="bottom"/>
            <w:hideMark/>
          </w:tcPr>
          <w:p w14:paraId="1EDD82D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ScH</w:t>
            </w:r>
            <w:r w:rsidRPr="003C59A1">
              <w:rPr>
                <w:rFonts w:ascii="Times New Roman" w:eastAsia="Times New Roman" w:hAnsi="Times New Roman" w:cs="Times New Roman"/>
                <w:sz w:val="20"/>
                <w:szCs w:val="20"/>
                <w:vertAlign w:val="subscript"/>
              </w:rPr>
              <w:t>2</w:t>
            </w:r>
          </w:p>
        </w:tc>
        <w:tc>
          <w:tcPr>
            <w:tcW w:w="1276" w:type="dxa"/>
            <w:tcBorders>
              <w:top w:val="nil"/>
              <w:left w:val="nil"/>
              <w:bottom w:val="nil"/>
              <w:right w:val="nil"/>
            </w:tcBorders>
            <w:shd w:val="clear" w:color="000000" w:fill="D0CECE"/>
            <w:noWrap/>
            <w:vAlign w:val="bottom"/>
            <w:hideMark/>
          </w:tcPr>
          <w:p w14:paraId="32F1675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G:B:P=1:1:1</w:t>
            </w:r>
          </w:p>
        </w:tc>
        <w:tc>
          <w:tcPr>
            <w:tcW w:w="850" w:type="dxa"/>
            <w:tcBorders>
              <w:top w:val="nil"/>
              <w:left w:val="nil"/>
              <w:bottom w:val="nil"/>
              <w:right w:val="nil"/>
            </w:tcBorders>
            <w:shd w:val="clear" w:color="000000" w:fill="D0CECE"/>
            <w:noWrap/>
            <w:vAlign w:val="bottom"/>
            <w:hideMark/>
          </w:tcPr>
          <w:p w14:paraId="72176540"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pc4</w:t>
            </w:r>
          </w:p>
        </w:tc>
        <w:tc>
          <w:tcPr>
            <w:tcW w:w="1134" w:type="dxa"/>
            <w:tcBorders>
              <w:top w:val="nil"/>
              <w:left w:val="nil"/>
              <w:bottom w:val="nil"/>
              <w:right w:val="nil"/>
            </w:tcBorders>
            <w:shd w:val="clear" w:color="000000" w:fill="D0CECE"/>
            <w:noWrap/>
            <w:vAlign w:val="bottom"/>
            <w:hideMark/>
          </w:tcPr>
          <w:p w14:paraId="06943BD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10</w:t>
            </w:r>
          </w:p>
        </w:tc>
        <w:tc>
          <w:tcPr>
            <w:tcW w:w="567" w:type="dxa"/>
            <w:tcBorders>
              <w:top w:val="nil"/>
              <w:left w:val="nil"/>
              <w:bottom w:val="nil"/>
              <w:right w:val="nil"/>
            </w:tcBorders>
            <w:shd w:val="clear" w:color="000000" w:fill="D0CECE"/>
            <w:noWrap/>
            <w:vAlign w:val="bottom"/>
            <w:hideMark/>
          </w:tcPr>
          <w:p w14:paraId="7FC9719C"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6.71</w:t>
            </w:r>
          </w:p>
        </w:tc>
        <w:tc>
          <w:tcPr>
            <w:tcW w:w="851" w:type="dxa"/>
            <w:tcBorders>
              <w:top w:val="nil"/>
              <w:left w:val="nil"/>
              <w:bottom w:val="nil"/>
              <w:right w:val="nil"/>
            </w:tcBorders>
            <w:shd w:val="clear" w:color="000000" w:fill="D0CECE"/>
            <w:noWrap/>
            <w:vAlign w:val="bottom"/>
            <w:hideMark/>
          </w:tcPr>
          <w:p w14:paraId="6E187630"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34936</w:t>
            </w:r>
          </w:p>
        </w:tc>
        <w:tc>
          <w:tcPr>
            <w:tcW w:w="708" w:type="dxa"/>
            <w:tcBorders>
              <w:top w:val="nil"/>
              <w:left w:val="nil"/>
              <w:bottom w:val="nil"/>
              <w:right w:val="nil"/>
            </w:tcBorders>
            <w:shd w:val="clear" w:color="000000" w:fill="D0CECE"/>
            <w:noWrap/>
            <w:vAlign w:val="bottom"/>
            <w:hideMark/>
          </w:tcPr>
          <w:p w14:paraId="3B7B0DD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15</w:t>
            </w:r>
          </w:p>
        </w:tc>
        <w:tc>
          <w:tcPr>
            <w:tcW w:w="993" w:type="dxa"/>
            <w:tcBorders>
              <w:top w:val="nil"/>
              <w:left w:val="nil"/>
              <w:bottom w:val="nil"/>
              <w:right w:val="nil"/>
            </w:tcBorders>
            <w:shd w:val="clear" w:color="000000" w:fill="D0CECE"/>
            <w:noWrap/>
            <w:vAlign w:val="bottom"/>
            <w:hideMark/>
          </w:tcPr>
          <w:p w14:paraId="7ACEDB6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289</w:t>
            </w:r>
          </w:p>
        </w:tc>
        <w:tc>
          <w:tcPr>
            <w:tcW w:w="992" w:type="dxa"/>
            <w:tcBorders>
              <w:top w:val="nil"/>
              <w:left w:val="nil"/>
              <w:bottom w:val="nil"/>
              <w:right w:val="nil"/>
            </w:tcBorders>
            <w:shd w:val="clear" w:color="000000" w:fill="D0CECE"/>
            <w:noWrap/>
            <w:vAlign w:val="bottom"/>
            <w:hideMark/>
          </w:tcPr>
          <w:p w14:paraId="6CC4DB2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326</w:t>
            </w:r>
          </w:p>
        </w:tc>
        <w:tc>
          <w:tcPr>
            <w:tcW w:w="850" w:type="dxa"/>
            <w:tcBorders>
              <w:top w:val="nil"/>
              <w:left w:val="nil"/>
              <w:bottom w:val="nil"/>
              <w:right w:val="nil"/>
            </w:tcBorders>
            <w:shd w:val="clear" w:color="000000" w:fill="D0CECE"/>
            <w:noWrap/>
            <w:vAlign w:val="bottom"/>
            <w:hideMark/>
          </w:tcPr>
          <w:p w14:paraId="57178EF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709" w:type="dxa"/>
            <w:tcBorders>
              <w:top w:val="nil"/>
              <w:left w:val="nil"/>
              <w:bottom w:val="nil"/>
              <w:right w:val="nil"/>
            </w:tcBorders>
            <w:shd w:val="clear" w:color="000000" w:fill="D0CECE"/>
            <w:noWrap/>
            <w:vAlign w:val="bottom"/>
            <w:hideMark/>
          </w:tcPr>
          <w:p w14:paraId="3DD4EEC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616</w:t>
            </w:r>
          </w:p>
        </w:tc>
        <w:tc>
          <w:tcPr>
            <w:tcW w:w="851" w:type="dxa"/>
            <w:tcBorders>
              <w:top w:val="nil"/>
              <w:left w:val="nil"/>
              <w:bottom w:val="nil"/>
              <w:right w:val="nil"/>
            </w:tcBorders>
            <w:shd w:val="clear" w:color="000000" w:fill="D0CECE"/>
            <w:noWrap/>
            <w:vAlign w:val="bottom"/>
            <w:hideMark/>
          </w:tcPr>
          <w:p w14:paraId="2CD8251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757</w:t>
            </w:r>
          </w:p>
        </w:tc>
        <w:tc>
          <w:tcPr>
            <w:tcW w:w="708" w:type="dxa"/>
            <w:tcBorders>
              <w:top w:val="nil"/>
              <w:left w:val="nil"/>
              <w:bottom w:val="nil"/>
              <w:right w:val="nil"/>
            </w:tcBorders>
            <w:shd w:val="clear" w:color="000000" w:fill="D0CECE"/>
            <w:noWrap/>
            <w:vAlign w:val="bottom"/>
            <w:hideMark/>
          </w:tcPr>
          <w:p w14:paraId="7B1418C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133</w:t>
            </w:r>
          </w:p>
        </w:tc>
      </w:tr>
      <w:tr w:rsidR="00FB2F4D" w:rsidRPr="00E74AE2" w14:paraId="5F44612D" w14:textId="77777777" w:rsidTr="00150DDE">
        <w:trPr>
          <w:trHeight w:val="300"/>
          <w:jc w:val="center"/>
        </w:trPr>
        <w:tc>
          <w:tcPr>
            <w:tcW w:w="1418" w:type="dxa"/>
            <w:vMerge/>
            <w:tcBorders>
              <w:top w:val="nil"/>
              <w:left w:val="nil"/>
              <w:bottom w:val="nil"/>
              <w:right w:val="nil"/>
            </w:tcBorders>
            <w:vAlign w:val="center"/>
            <w:hideMark/>
          </w:tcPr>
          <w:p w14:paraId="116D7986"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D0CECE"/>
            <w:noWrap/>
            <w:vAlign w:val="bottom"/>
            <w:hideMark/>
          </w:tcPr>
          <w:p w14:paraId="2FDBD55C"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xml:space="preserve">Sc </w:t>
            </w:r>
          </w:p>
        </w:tc>
        <w:tc>
          <w:tcPr>
            <w:tcW w:w="1276" w:type="dxa"/>
            <w:tcBorders>
              <w:top w:val="nil"/>
              <w:left w:val="nil"/>
              <w:bottom w:val="nil"/>
              <w:right w:val="nil"/>
            </w:tcBorders>
            <w:shd w:val="clear" w:color="000000" w:fill="D0CECE"/>
            <w:noWrap/>
            <w:vAlign w:val="bottom"/>
            <w:hideMark/>
          </w:tcPr>
          <w:p w14:paraId="1F94EF6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G:B:P=1:1:1</w:t>
            </w:r>
          </w:p>
        </w:tc>
        <w:tc>
          <w:tcPr>
            <w:tcW w:w="850" w:type="dxa"/>
            <w:tcBorders>
              <w:top w:val="nil"/>
              <w:left w:val="nil"/>
              <w:bottom w:val="nil"/>
              <w:right w:val="nil"/>
            </w:tcBorders>
            <w:shd w:val="clear" w:color="000000" w:fill="D0CECE"/>
            <w:noWrap/>
            <w:vAlign w:val="bottom"/>
            <w:hideMark/>
          </w:tcPr>
          <w:p w14:paraId="2FB233F7"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pc7</w:t>
            </w:r>
          </w:p>
        </w:tc>
        <w:tc>
          <w:tcPr>
            <w:tcW w:w="1134" w:type="dxa"/>
            <w:tcBorders>
              <w:top w:val="nil"/>
              <w:left w:val="nil"/>
              <w:bottom w:val="nil"/>
              <w:right w:val="nil"/>
            </w:tcBorders>
            <w:shd w:val="clear" w:color="000000" w:fill="D0CECE"/>
            <w:noWrap/>
            <w:vAlign w:val="bottom"/>
            <w:hideMark/>
          </w:tcPr>
          <w:p w14:paraId="62805EE0"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49</w:t>
            </w:r>
          </w:p>
        </w:tc>
        <w:tc>
          <w:tcPr>
            <w:tcW w:w="567" w:type="dxa"/>
            <w:tcBorders>
              <w:top w:val="nil"/>
              <w:left w:val="nil"/>
              <w:bottom w:val="nil"/>
              <w:right w:val="nil"/>
            </w:tcBorders>
            <w:shd w:val="clear" w:color="000000" w:fill="D0CECE"/>
            <w:noWrap/>
            <w:vAlign w:val="bottom"/>
            <w:hideMark/>
          </w:tcPr>
          <w:p w14:paraId="71C49089"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7.08</w:t>
            </w:r>
          </w:p>
        </w:tc>
        <w:tc>
          <w:tcPr>
            <w:tcW w:w="851" w:type="dxa"/>
            <w:tcBorders>
              <w:top w:val="nil"/>
              <w:left w:val="nil"/>
              <w:bottom w:val="nil"/>
              <w:right w:val="nil"/>
            </w:tcBorders>
            <w:shd w:val="clear" w:color="000000" w:fill="D0CECE"/>
            <w:noWrap/>
            <w:vAlign w:val="bottom"/>
            <w:hideMark/>
          </w:tcPr>
          <w:p w14:paraId="1CE9DDD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51</w:t>
            </w:r>
          </w:p>
        </w:tc>
        <w:tc>
          <w:tcPr>
            <w:tcW w:w="708" w:type="dxa"/>
            <w:tcBorders>
              <w:top w:val="nil"/>
              <w:left w:val="nil"/>
              <w:bottom w:val="nil"/>
              <w:right w:val="nil"/>
            </w:tcBorders>
            <w:shd w:val="clear" w:color="000000" w:fill="D0CECE"/>
            <w:noWrap/>
            <w:vAlign w:val="bottom"/>
            <w:hideMark/>
          </w:tcPr>
          <w:p w14:paraId="52EF731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65</w:t>
            </w:r>
          </w:p>
        </w:tc>
        <w:tc>
          <w:tcPr>
            <w:tcW w:w="993" w:type="dxa"/>
            <w:tcBorders>
              <w:top w:val="nil"/>
              <w:left w:val="nil"/>
              <w:bottom w:val="nil"/>
              <w:right w:val="nil"/>
            </w:tcBorders>
            <w:shd w:val="clear" w:color="000000" w:fill="D0CECE"/>
            <w:noWrap/>
            <w:vAlign w:val="bottom"/>
            <w:hideMark/>
          </w:tcPr>
          <w:p w14:paraId="472017B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28</w:t>
            </w:r>
          </w:p>
        </w:tc>
        <w:tc>
          <w:tcPr>
            <w:tcW w:w="992" w:type="dxa"/>
            <w:tcBorders>
              <w:top w:val="nil"/>
              <w:left w:val="nil"/>
              <w:bottom w:val="nil"/>
              <w:right w:val="nil"/>
            </w:tcBorders>
            <w:shd w:val="clear" w:color="000000" w:fill="D0CECE"/>
            <w:noWrap/>
            <w:vAlign w:val="bottom"/>
            <w:hideMark/>
          </w:tcPr>
          <w:p w14:paraId="353AD52C"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326</w:t>
            </w:r>
          </w:p>
        </w:tc>
        <w:tc>
          <w:tcPr>
            <w:tcW w:w="850" w:type="dxa"/>
            <w:tcBorders>
              <w:top w:val="nil"/>
              <w:left w:val="nil"/>
              <w:bottom w:val="nil"/>
              <w:right w:val="nil"/>
            </w:tcBorders>
            <w:shd w:val="clear" w:color="000000" w:fill="D0CECE"/>
            <w:noWrap/>
            <w:vAlign w:val="bottom"/>
            <w:hideMark/>
          </w:tcPr>
          <w:p w14:paraId="2D10BEF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709" w:type="dxa"/>
            <w:tcBorders>
              <w:top w:val="nil"/>
              <w:left w:val="nil"/>
              <w:bottom w:val="nil"/>
              <w:right w:val="nil"/>
            </w:tcBorders>
            <w:shd w:val="clear" w:color="000000" w:fill="D0CECE"/>
            <w:noWrap/>
            <w:vAlign w:val="bottom"/>
            <w:hideMark/>
          </w:tcPr>
          <w:p w14:paraId="767AFC9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297</w:t>
            </w:r>
          </w:p>
        </w:tc>
        <w:tc>
          <w:tcPr>
            <w:tcW w:w="851" w:type="dxa"/>
            <w:tcBorders>
              <w:top w:val="nil"/>
              <w:left w:val="nil"/>
              <w:bottom w:val="nil"/>
              <w:right w:val="nil"/>
            </w:tcBorders>
            <w:shd w:val="clear" w:color="000000" w:fill="D0CECE"/>
            <w:noWrap/>
            <w:vAlign w:val="bottom"/>
            <w:hideMark/>
          </w:tcPr>
          <w:p w14:paraId="67393E8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759</w:t>
            </w:r>
          </w:p>
        </w:tc>
        <w:tc>
          <w:tcPr>
            <w:tcW w:w="708" w:type="dxa"/>
            <w:tcBorders>
              <w:top w:val="nil"/>
              <w:left w:val="nil"/>
              <w:bottom w:val="nil"/>
              <w:right w:val="nil"/>
            </w:tcBorders>
            <w:shd w:val="clear" w:color="000000" w:fill="D0CECE"/>
            <w:noWrap/>
            <w:vAlign w:val="bottom"/>
            <w:hideMark/>
          </w:tcPr>
          <w:p w14:paraId="1A202BF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199</w:t>
            </w:r>
          </w:p>
        </w:tc>
      </w:tr>
      <w:tr w:rsidR="00FB2F4D" w:rsidRPr="00E74AE2" w14:paraId="66664D92" w14:textId="77777777" w:rsidTr="00150DDE">
        <w:trPr>
          <w:trHeight w:val="300"/>
          <w:jc w:val="center"/>
        </w:trPr>
        <w:tc>
          <w:tcPr>
            <w:tcW w:w="1418" w:type="dxa"/>
            <w:vMerge/>
            <w:tcBorders>
              <w:top w:val="nil"/>
              <w:left w:val="nil"/>
              <w:bottom w:val="nil"/>
              <w:right w:val="nil"/>
            </w:tcBorders>
            <w:vAlign w:val="center"/>
            <w:hideMark/>
          </w:tcPr>
          <w:p w14:paraId="5D50D423"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D0CECE"/>
            <w:noWrap/>
            <w:vAlign w:val="bottom"/>
            <w:hideMark/>
          </w:tcPr>
          <w:p w14:paraId="00E725E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w:t>
            </w:r>
          </w:p>
        </w:tc>
        <w:tc>
          <w:tcPr>
            <w:tcW w:w="1276" w:type="dxa"/>
            <w:tcBorders>
              <w:top w:val="nil"/>
              <w:left w:val="nil"/>
              <w:bottom w:val="nil"/>
              <w:right w:val="nil"/>
            </w:tcBorders>
            <w:shd w:val="clear" w:color="000000" w:fill="D0CECE"/>
            <w:noWrap/>
            <w:vAlign w:val="bottom"/>
            <w:hideMark/>
          </w:tcPr>
          <w:p w14:paraId="3EA6951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Glucose</w:t>
            </w:r>
          </w:p>
        </w:tc>
        <w:tc>
          <w:tcPr>
            <w:tcW w:w="850" w:type="dxa"/>
            <w:tcBorders>
              <w:top w:val="nil"/>
              <w:left w:val="nil"/>
              <w:bottom w:val="nil"/>
              <w:right w:val="nil"/>
            </w:tcBorders>
            <w:shd w:val="clear" w:color="000000" w:fill="D0CECE"/>
            <w:noWrap/>
            <w:vAlign w:val="bottom"/>
            <w:hideMark/>
          </w:tcPr>
          <w:p w14:paraId="17B282B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pg5</w:t>
            </w:r>
          </w:p>
        </w:tc>
        <w:tc>
          <w:tcPr>
            <w:tcW w:w="1134" w:type="dxa"/>
            <w:tcBorders>
              <w:top w:val="nil"/>
              <w:left w:val="nil"/>
              <w:bottom w:val="nil"/>
              <w:right w:val="nil"/>
            </w:tcBorders>
            <w:shd w:val="clear" w:color="000000" w:fill="D0CECE"/>
            <w:noWrap/>
            <w:vAlign w:val="bottom"/>
            <w:hideMark/>
          </w:tcPr>
          <w:p w14:paraId="364CEF2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23</w:t>
            </w:r>
          </w:p>
        </w:tc>
        <w:tc>
          <w:tcPr>
            <w:tcW w:w="567" w:type="dxa"/>
            <w:tcBorders>
              <w:top w:val="nil"/>
              <w:left w:val="nil"/>
              <w:bottom w:val="nil"/>
              <w:right w:val="nil"/>
            </w:tcBorders>
            <w:shd w:val="clear" w:color="000000" w:fill="D0CECE"/>
            <w:noWrap/>
            <w:vAlign w:val="bottom"/>
            <w:hideMark/>
          </w:tcPr>
          <w:p w14:paraId="4080B5F7"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6.82</w:t>
            </w:r>
          </w:p>
        </w:tc>
        <w:tc>
          <w:tcPr>
            <w:tcW w:w="851" w:type="dxa"/>
            <w:tcBorders>
              <w:top w:val="nil"/>
              <w:left w:val="nil"/>
              <w:bottom w:val="nil"/>
              <w:right w:val="nil"/>
            </w:tcBorders>
            <w:shd w:val="clear" w:color="000000" w:fill="D0CECE"/>
            <w:noWrap/>
            <w:vAlign w:val="bottom"/>
            <w:hideMark/>
          </w:tcPr>
          <w:p w14:paraId="24D1A10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51506</w:t>
            </w:r>
          </w:p>
        </w:tc>
        <w:tc>
          <w:tcPr>
            <w:tcW w:w="708" w:type="dxa"/>
            <w:tcBorders>
              <w:top w:val="nil"/>
              <w:left w:val="nil"/>
              <w:bottom w:val="nil"/>
              <w:right w:val="nil"/>
            </w:tcBorders>
            <w:shd w:val="clear" w:color="000000" w:fill="D0CECE"/>
            <w:noWrap/>
            <w:vAlign w:val="bottom"/>
            <w:hideMark/>
          </w:tcPr>
          <w:p w14:paraId="191BF47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33</w:t>
            </w:r>
          </w:p>
        </w:tc>
        <w:tc>
          <w:tcPr>
            <w:tcW w:w="993" w:type="dxa"/>
            <w:tcBorders>
              <w:top w:val="nil"/>
              <w:left w:val="nil"/>
              <w:bottom w:val="nil"/>
              <w:right w:val="nil"/>
            </w:tcBorders>
            <w:shd w:val="clear" w:color="000000" w:fill="D0CECE"/>
            <w:noWrap/>
            <w:vAlign w:val="bottom"/>
            <w:hideMark/>
          </w:tcPr>
          <w:p w14:paraId="607D7DE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16</w:t>
            </w:r>
          </w:p>
        </w:tc>
        <w:tc>
          <w:tcPr>
            <w:tcW w:w="992" w:type="dxa"/>
            <w:tcBorders>
              <w:top w:val="nil"/>
              <w:left w:val="nil"/>
              <w:bottom w:val="nil"/>
              <w:right w:val="nil"/>
            </w:tcBorders>
            <w:shd w:val="clear" w:color="000000" w:fill="D0CECE"/>
            <w:noWrap/>
            <w:vAlign w:val="bottom"/>
            <w:hideMark/>
          </w:tcPr>
          <w:p w14:paraId="4953BB25"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850" w:type="dxa"/>
            <w:tcBorders>
              <w:top w:val="nil"/>
              <w:left w:val="nil"/>
              <w:bottom w:val="nil"/>
              <w:right w:val="nil"/>
            </w:tcBorders>
            <w:shd w:val="clear" w:color="000000" w:fill="D0CECE"/>
            <w:noWrap/>
            <w:vAlign w:val="bottom"/>
            <w:hideMark/>
          </w:tcPr>
          <w:p w14:paraId="2C3F451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56</w:t>
            </w:r>
          </w:p>
        </w:tc>
        <w:tc>
          <w:tcPr>
            <w:tcW w:w="709" w:type="dxa"/>
            <w:tcBorders>
              <w:top w:val="nil"/>
              <w:left w:val="nil"/>
              <w:bottom w:val="nil"/>
              <w:right w:val="nil"/>
            </w:tcBorders>
            <w:shd w:val="clear" w:color="000000" w:fill="D0CECE"/>
            <w:noWrap/>
            <w:vAlign w:val="bottom"/>
            <w:hideMark/>
          </w:tcPr>
          <w:p w14:paraId="12499A1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52</w:t>
            </w:r>
          </w:p>
        </w:tc>
        <w:tc>
          <w:tcPr>
            <w:tcW w:w="851" w:type="dxa"/>
            <w:tcBorders>
              <w:top w:val="nil"/>
              <w:left w:val="nil"/>
              <w:bottom w:val="nil"/>
              <w:right w:val="nil"/>
            </w:tcBorders>
            <w:shd w:val="clear" w:color="000000" w:fill="D0CECE"/>
            <w:noWrap/>
            <w:vAlign w:val="bottom"/>
            <w:hideMark/>
          </w:tcPr>
          <w:p w14:paraId="2CA8E99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708" w:type="dxa"/>
            <w:tcBorders>
              <w:top w:val="nil"/>
              <w:left w:val="nil"/>
              <w:bottom w:val="nil"/>
              <w:right w:val="nil"/>
            </w:tcBorders>
            <w:shd w:val="clear" w:color="000000" w:fill="D0CECE"/>
            <w:noWrap/>
            <w:vAlign w:val="bottom"/>
            <w:hideMark/>
          </w:tcPr>
          <w:p w14:paraId="671687D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r>
      <w:tr w:rsidR="00FB2F4D" w:rsidRPr="00E74AE2" w14:paraId="46E60FD6" w14:textId="77777777" w:rsidTr="00150DDE">
        <w:trPr>
          <w:trHeight w:val="300"/>
          <w:jc w:val="center"/>
        </w:trPr>
        <w:tc>
          <w:tcPr>
            <w:tcW w:w="1418" w:type="dxa"/>
            <w:vMerge w:val="restart"/>
            <w:tcBorders>
              <w:top w:val="nil"/>
              <w:left w:val="nil"/>
              <w:bottom w:val="nil"/>
              <w:right w:val="nil"/>
            </w:tcBorders>
            <w:shd w:val="clear" w:color="000000" w:fill="D6DCE4"/>
            <w:noWrap/>
            <w:vAlign w:val="center"/>
            <w:hideMark/>
          </w:tcPr>
          <w:p w14:paraId="7DBACDA6"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r w:rsidRPr="003C59A1">
              <w:rPr>
                <w:rFonts w:ascii="Times New Roman" w:eastAsia="Times New Roman" w:hAnsi="Times New Roman" w:cs="Times New Roman"/>
                <w:b/>
                <w:bCs/>
                <w:sz w:val="20"/>
                <w:szCs w:val="20"/>
                <w:u w:val="single"/>
              </w:rPr>
              <w:t>Consortia-B</w:t>
            </w:r>
          </w:p>
        </w:tc>
        <w:tc>
          <w:tcPr>
            <w:tcW w:w="1134" w:type="dxa"/>
            <w:tcBorders>
              <w:top w:val="nil"/>
              <w:left w:val="nil"/>
              <w:bottom w:val="nil"/>
              <w:right w:val="nil"/>
            </w:tcBorders>
            <w:shd w:val="clear" w:color="000000" w:fill="D6DCE4"/>
            <w:noWrap/>
            <w:vAlign w:val="bottom"/>
            <w:hideMark/>
          </w:tcPr>
          <w:p w14:paraId="027063E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w:t>
            </w:r>
          </w:p>
        </w:tc>
        <w:tc>
          <w:tcPr>
            <w:tcW w:w="1276" w:type="dxa"/>
            <w:tcBorders>
              <w:top w:val="nil"/>
              <w:left w:val="nil"/>
              <w:bottom w:val="nil"/>
              <w:right w:val="nil"/>
            </w:tcBorders>
            <w:shd w:val="clear" w:color="000000" w:fill="D6DCE4"/>
            <w:noWrap/>
            <w:vAlign w:val="bottom"/>
            <w:hideMark/>
          </w:tcPr>
          <w:p w14:paraId="2CB63013"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w:t>
            </w:r>
          </w:p>
        </w:tc>
        <w:tc>
          <w:tcPr>
            <w:tcW w:w="850" w:type="dxa"/>
            <w:tcBorders>
              <w:top w:val="nil"/>
              <w:left w:val="nil"/>
              <w:bottom w:val="nil"/>
              <w:right w:val="nil"/>
            </w:tcBorders>
            <w:shd w:val="clear" w:color="000000" w:fill="D6DCE4"/>
            <w:noWrap/>
            <w:vAlign w:val="bottom"/>
            <w:hideMark/>
          </w:tcPr>
          <w:p w14:paraId="645F0C7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b0</w:t>
            </w:r>
          </w:p>
        </w:tc>
        <w:tc>
          <w:tcPr>
            <w:tcW w:w="1134" w:type="dxa"/>
            <w:tcBorders>
              <w:top w:val="nil"/>
              <w:left w:val="nil"/>
              <w:bottom w:val="nil"/>
              <w:right w:val="nil"/>
            </w:tcBorders>
            <w:shd w:val="clear" w:color="000000" w:fill="D6DCE4"/>
            <w:noWrap/>
            <w:vAlign w:val="bottom"/>
            <w:hideMark/>
          </w:tcPr>
          <w:p w14:paraId="2D6F021C" w14:textId="6EBA3794" w:rsidR="003237D7" w:rsidRPr="003C59A1" w:rsidRDefault="00373AE8" w:rsidP="003E0348">
            <w:pPr>
              <w:spacing w:after="0" w:line="480" w:lineRule="auto"/>
              <w:jc w:val="both"/>
              <w:rPr>
                <w:rFonts w:ascii="Times New Roman" w:eastAsia="Times New Roman" w:hAnsi="Times New Roman" w:cs="Times New Roman"/>
                <w:sz w:val="20"/>
                <w:szCs w:val="20"/>
              </w:rPr>
            </w:pPr>
            <w:proofErr w:type="spellStart"/>
            <w:r w:rsidRPr="003C59A1">
              <w:rPr>
                <w:rFonts w:ascii="Times New Roman" w:eastAsia="Times New Roman" w:hAnsi="Times New Roman" w:cs="Times New Roman"/>
                <w:sz w:val="20"/>
                <w:szCs w:val="20"/>
              </w:rPr>
              <w:t>na</w:t>
            </w:r>
            <w:proofErr w:type="spellEnd"/>
          </w:p>
        </w:tc>
        <w:tc>
          <w:tcPr>
            <w:tcW w:w="567" w:type="dxa"/>
            <w:tcBorders>
              <w:top w:val="nil"/>
              <w:left w:val="nil"/>
              <w:bottom w:val="nil"/>
              <w:right w:val="nil"/>
            </w:tcBorders>
            <w:shd w:val="clear" w:color="000000" w:fill="D6DCE4"/>
            <w:noWrap/>
            <w:vAlign w:val="bottom"/>
            <w:hideMark/>
          </w:tcPr>
          <w:p w14:paraId="16B0B8D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7.31</w:t>
            </w:r>
          </w:p>
        </w:tc>
        <w:tc>
          <w:tcPr>
            <w:tcW w:w="851" w:type="dxa"/>
            <w:tcBorders>
              <w:top w:val="nil"/>
              <w:left w:val="nil"/>
              <w:bottom w:val="nil"/>
              <w:right w:val="nil"/>
            </w:tcBorders>
            <w:shd w:val="clear" w:color="000000" w:fill="D6DCE4"/>
            <w:noWrap/>
            <w:vAlign w:val="bottom"/>
            <w:hideMark/>
          </w:tcPr>
          <w:p w14:paraId="14AF4987"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708" w:type="dxa"/>
            <w:tcBorders>
              <w:top w:val="nil"/>
              <w:left w:val="nil"/>
              <w:bottom w:val="nil"/>
              <w:right w:val="nil"/>
            </w:tcBorders>
            <w:shd w:val="clear" w:color="000000" w:fill="D6DCE4"/>
            <w:noWrap/>
            <w:vAlign w:val="bottom"/>
            <w:hideMark/>
          </w:tcPr>
          <w:p w14:paraId="23A46F7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45</w:t>
            </w:r>
          </w:p>
        </w:tc>
        <w:tc>
          <w:tcPr>
            <w:tcW w:w="993" w:type="dxa"/>
            <w:tcBorders>
              <w:top w:val="nil"/>
              <w:left w:val="nil"/>
              <w:bottom w:val="nil"/>
              <w:right w:val="nil"/>
            </w:tcBorders>
            <w:shd w:val="clear" w:color="000000" w:fill="D6DCE4"/>
            <w:noWrap/>
            <w:vAlign w:val="bottom"/>
            <w:hideMark/>
          </w:tcPr>
          <w:p w14:paraId="76554DF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992" w:type="dxa"/>
            <w:tcBorders>
              <w:top w:val="nil"/>
              <w:left w:val="nil"/>
              <w:bottom w:val="nil"/>
              <w:right w:val="nil"/>
            </w:tcBorders>
            <w:shd w:val="clear" w:color="000000" w:fill="D6DCE4"/>
            <w:noWrap/>
            <w:vAlign w:val="bottom"/>
            <w:hideMark/>
          </w:tcPr>
          <w:p w14:paraId="419D1B3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proofErr w:type="spellStart"/>
            <w:r w:rsidRPr="003C59A1">
              <w:rPr>
                <w:rFonts w:ascii="Times New Roman" w:eastAsia="Times New Roman" w:hAnsi="Times New Roman" w:cs="Times New Roman"/>
                <w:sz w:val="20"/>
                <w:szCs w:val="20"/>
              </w:rPr>
              <w:t>na</w:t>
            </w:r>
            <w:proofErr w:type="spellEnd"/>
            <w:r w:rsidRPr="003C59A1">
              <w:rPr>
                <w:rFonts w:ascii="Times New Roman" w:eastAsia="Times New Roman" w:hAnsi="Times New Roman" w:cs="Times New Roman"/>
                <w:sz w:val="20"/>
                <w:szCs w:val="20"/>
              </w:rPr>
              <w:t> </w:t>
            </w:r>
          </w:p>
        </w:tc>
        <w:tc>
          <w:tcPr>
            <w:tcW w:w="850" w:type="dxa"/>
            <w:tcBorders>
              <w:top w:val="nil"/>
              <w:left w:val="nil"/>
              <w:bottom w:val="nil"/>
              <w:right w:val="nil"/>
            </w:tcBorders>
            <w:shd w:val="clear" w:color="000000" w:fill="D6DCE4"/>
            <w:noWrap/>
            <w:vAlign w:val="bottom"/>
            <w:hideMark/>
          </w:tcPr>
          <w:p w14:paraId="43297A53"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709" w:type="dxa"/>
            <w:tcBorders>
              <w:top w:val="nil"/>
              <w:left w:val="nil"/>
              <w:bottom w:val="nil"/>
              <w:right w:val="nil"/>
            </w:tcBorders>
            <w:shd w:val="clear" w:color="000000" w:fill="D6DCE4"/>
            <w:noWrap/>
            <w:vAlign w:val="bottom"/>
            <w:hideMark/>
          </w:tcPr>
          <w:p w14:paraId="2946933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851" w:type="dxa"/>
            <w:tcBorders>
              <w:top w:val="nil"/>
              <w:left w:val="nil"/>
              <w:bottom w:val="nil"/>
              <w:right w:val="nil"/>
            </w:tcBorders>
            <w:shd w:val="clear" w:color="000000" w:fill="D6DCE4"/>
            <w:noWrap/>
            <w:vAlign w:val="bottom"/>
            <w:hideMark/>
          </w:tcPr>
          <w:p w14:paraId="138AE01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w:t>
            </w:r>
            <w:proofErr w:type="spellStart"/>
            <w:r w:rsidRPr="003C59A1">
              <w:rPr>
                <w:rFonts w:ascii="Times New Roman" w:eastAsia="Times New Roman" w:hAnsi="Times New Roman" w:cs="Times New Roman"/>
                <w:sz w:val="20"/>
                <w:szCs w:val="20"/>
              </w:rPr>
              <w:t>na</w:t>
            </w:r>
            <w:proofErr w:type="spellEnd"/>
          </w:p>
        </w:tc>
        <w:tc>
          <w:tcPr>
            <w:tcW w:w="708" w:type="dxa"/>
            <w:tcBorders>
              <w:top w:val="nil"/>
              <w:left w:val="nil"/>
              <w:bottom w:val="nil"/>
              <w:right w:val="nil"/>
            </w:tcBorders>
            <w:shd w:val="clear" w:color="000000" w:fill="D6DCE4"/>
            <w:noWrap/>
            <w:vAlign w:val="bottom"/>
            <w:hideMark/>
          </w:tcPr>
          <w:p w14:paraId="51C3281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r>
      <w:tr w:rsidR="00FB2F4D" w:rsidRPr="00E74AE2" w14:paraId="2AC571B3" w14:textId="77777777" w:rsidTr="00150DDE">
        <w:trPr>
          <w:trHeight w:val="300"/>
          <w:jc w:val="center"/>
        </w:trPr>
        <w:tc>
          <w:tcPr>
            <w:tcW w:w="1418" w:type="dxa"/>
            <w:vMerge/>
            <w:tcBorders>
              <w:top w:val="nil"/>
              <w:left w:val="nil"/>
              <w:bottom w:val="nil"/>
              <w:right w:val="nil"/>
            </w:tcBorders>
            <w:vAlign w:val="center"/>
            <w:hideMark/>
          </w:tcPr>
          <w:p w14:paraId="02FA6CE6"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D6DCE4"/>
            <w:noWrap/>
            <w:vAlign w:val="bottom"/>
            <w:hideMark/>
          </w:tcPr>
          <w:p w14:paraId="5C305319"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S1</w:t>
            </w:r>
          </w:p>
        </w:tc>
        <w:tc>
          <w:tcPr>
            <w:tcW w:w="1276" w:type="dxa"/>
            <w:tcBorders>
              <w:top w:val="nil"/>
              <w:left w:val="nil"/>
              <w:bottom w:val="nil"/>
              <w:right w:val="nil"/>
            </w:tcBorders>
            <w:shd w:val="clear" w:color="000000" w:fill="D6DCE4"/>
            <w:noWrap/>
            <w:vAlign w:val="bottom"/>
            <w:hideMark/>
          </w:tcPr>
          <w:p w14:paraId="44F0D1F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Butyrate</w:t>
            </w:r>
          </w:p>
        </w:tc>
        <w:tc>
          <w:tcPr>
            <w:tcW w:w="850" w:type="dxa"/>
            <w:tcBorders>
              <w:top w:val="nil"/>
              <w:left w:val="nil"/>
              <w:bottom w:val="nil"/>
              <w:right w:val="nil"/>
            </w:tcBorders>
            <w:shd w:val="clear" w:color="000000" w:fill="D6DCE4"/>
            <w:noWrap/>
            <w:vAlign w:val="bottom"/>
            <w:hideMark/>
          </w:tcPr>
          <w:p w14:paraId="65B46A3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bb4</w:t>
            </w:r>
          </w:p>
        </w:tc>
        <w:tc>
          <w:tcPr>
            <w:tcW w:w="1134" w:type="dxa"/>
            <w:tcBorders>
              <w:top w:val="nil"/>
              <w:left w:val="nil"/>
              <w:bottom w:val="nil"/>
              <w:right w:val="nil"/>
            </w:tcBorders>
            <w:shd w:val="clear" w:color="000000" w:fill="D6DCE4"/>
            <w:noWrap/>
            <w:vAlign w:val="bottom"/>
            <w:hideMark/>
          </w:tcPr>
          <w:p w14:paraId="555CA11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10</w:t>
            </w:r>
          </w:p>
        </w:tc>
        <w:tc>
          <w:tcPr>
            <w:tcW w:w="567" w:type="dxa"/>
            <w:tcBorders>
              <w:top w:val="nil"/>
              <w:left w:val="nil"/>
              <w:bottom w:val="nil"/>
              <w:right w:val="nil"/>
            </w:tcBorders>
            <w:shd w:val="clear" w:color="000000" w:fill="D6DCE4"/>
            <w:noWrap/>
            <w:vAlign w:val="bottom"/>
            <w:hideMark/>
          </w:tcPr>
          <w:p w14:paraId="5D9DD88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w:t>
            </w:r>
          </w:p>
        </w:tc>
        <w:tc>
          <w:tcPr>
            <w:tcW w:w="851" w:type="dxa"/>
            <w:tcBorders>
              <w:top w:val="nil"/>
              <w:left w:val="nil"/>
              <w:bottom w:val="nil"/>
              <w:right w:val="nil"/>
            </w:tcBorders>
            <w:shd w:val="clear" w:color="000000" w:fill="D6DCE4"/>
            <w:noWrap/>
            <w:vAlign w:val="bottom"/>
            <w:hideMark/>
          </w:tcPr>
          <w:p w14:paraId="0B87E08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35</w:t>
            </w:r>
          </w:p>
        </w:tc>
        <w:tc>
          <w:tcPr>
            <w:tcW w:w="708" w:type="dxa"/>
            <w:tcBorders>
              <w:top w:val="nil"/>
              <w:left w:val="nil"/>
              <w:bottom w:val="nil"/>
              <w:right w:val="nil"/>
            </w:tcBorders>
            <w:shd w:val="clear" w:color="000000" w:fill="D6DCE4"/>
            <w:noWrap/>
            <w:vAlign w:val="bottom"/>
            <w:hideMark/>
          </w:tcPr>
          <w:p w14:paraId="76BE353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42</w:t>
            </w:r>
          </w:p>
        </w:tc>
        <w:tc>
          <w:tcPr>
            <w:tcW w:w="993" w:type="dxa"/>
            <w:tcBorders>
              <w:top w:val="nil"/>
              <w:left w:val="nil"/>
              <w:bottom w:val="nil"/>
              <w:right w:val="nil"/>
            </w:tcBorders>
            <w:shd w:val="clear" w:color="000000" w:fill="D6DCE4"/>
            <w:noWrap/>
            <w:vAlign w:val="bottom"/>
            <w:hideMark/>
          </w:tcPr>
          <w:p w14:paraId="7A0CA7C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646</w:t>
            </w:r>
          </w:p>
        </w:tc>
        <w:tc>
          <w:tcPr>
            <w:tcW w:w="992" w:type="dxa"/>
            <w:tcBorders>
              <w:top w:val="nil"/>
              <w:left w:val="nil"/>
              <w:bottom w:val="nil"/>
              <w:right w:val="nil"/>
            </w:tcBorders>
            <w:shd w:val="clear" w:color="000000" w:fill="D6DCE4"/>
            <w:noWrap/>
            <w:vAlign w:val="bottom"/>
            <w:hideMark/>
          </w:tcPr>
          <w:p w14:paraId="528DF9B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1269</w:t>
            </w:r>
          </w:p>
        </w:tc>
        <w:tc>
          <w:tcPr>
            <w:tcW w:w="850" w:type="dxa"/>
            <w:tcBorders>
              <w:top w:val="nil"/>
              <w:left w:val="nil"/>
              <w:bottom w:val="nil"/>
              <w:right w:val="nil"/>
            </w:tcBorders>
            <w:shd w:val="clear" w:color="000000" w:fill="D6DCE4"/>
            <w:noWrap/>
            <w:vAlign w:val="bottom"/>
            <w:hideMark/>
          </w:tcPr>
          <w:p w14:paraId="2BB22C7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136</w:t>
            </w:r>
          </w:p>
        </w:tc>
        <w:tc>
          <w:tcPr>
            <w:tcW w:w="709" w:type="dxa"/>
            <w:tcBorders>
              <w:top w:val="nil"/>
              <w:left w:val="nil"/>
              <w:bottom w:val="nil"/>
              <w:right w:val="nil"/>
            </w:tcBorders>
            <w:shd w:val="clear" w:color="000000" w:fill="D6DCE4"/>
            <w:noWrap/>
            <w:vAlign w:val="bottom"/>
            <w:hideMark/>
          </w:tcPr>
          <w:p w14:paraId="6D60872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851" w:type="dxa"/>
            <w:tcBorders>
              <w:top w:val="nil"/>
              <w:left w:val="nil"/>
              <w:bottom w:val="nil"/>
              <w:right w:val="nil"/>
            </w:tcBorders>
            <w:shd w:val="clear" w:color="000000" w:fill="D6DCE4"/>
            <w:noWrap/>
            <w:vAlign w:val="bottom"/>
            <w:hideMark/>
          </w:tcPr>
          <w:p w14:paraId="2B2EC129"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708" w:type="dxa"/>
            <w:tcBorders>
              <w:top w:val="nil"/>
              <w:left w:val="nil"/>
              <w:bottom w:val="nil"/>
              <w:right w:val="nil"/>
            </w:tcBorders>
            <w:shd w:val="clear" w:color="000000" w:fill="D6DCE4"/>
            <w:noWrap/>
            <w:vAlign w:val="bottom"/>
            <w:hideMark/>
          </w:tcPr>
          <w:p w14:paraId="3BB5067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r>
      <w:tr w:rsidR="00FB2F4D" w:rsidRPr="00E74AE2" w14:paraId="0C5514E2" w14:textId="77777777" w:rsidTr="00150DDE">
        <w:trPr>
          <w:trHeight w:val="300"/>
          <w:jc w:val="center"/>
        </w:trPr>
        <w:tc>
          <w:tcPr>
            <w:tcW w:w="1418" w:type="dxa"/>
            <w:vMerge/>
            <w:tcBorders>
              <w:top w:val="nil"/>
              <w:left w:val="nil"/>
              <w:bottom w:val="nil"/>
              <w:right w:val="nil"/>
            </w:tcBorders>
            <w:vAlign w:val="center"/>
            <w:hideMark/>
          </w:tcPr>
          <w:p w14:paraId="73A7A688"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D6DCE4"/>
            <w:noWrap/>
            <w:vAlign w:val="bottom"/>
            <w:hideMark/>
          </w:tcPr>
          <w:p w14:paraId="01ACACB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S2</w:t>
            </w:r>
          </w:p>
        </w:tc>
        <w:tc>
          <w:tcPr>
            <w:tcW w:w="1276" w:type="dxa"/>
            <w:tcBorders>
              <w:top w:val="nil"/>
              <w:left w:val="nil"/>
              <w:bottom w:val="nil"/>
              <w:right w:val="nil"/>
            </w:tcBorders>
            <w:shd w:val="clear" w:color="000000" w:fill="D6DCE4"/>
            <w:noWrap/>
            <w:vAlign w:val="bottom"/>
            <w:hideMark/>
          </w:tcPr>
          <w:p w14:paraId="5869AA63"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Propionate</w:t>
            </w:r>
          </w:p>
        </w:tc>
        <w:tc>
          <w:tcPr>
            <w:tcW w:w="850" w:type="dxa"/>
            <w:tcBorders>
              <w:top w:val="nil"/>
              <w:left w:val="nil"/>
              <w:bottom w:val="nil"/>
              <w:right w:val="nil"/>
            </w:tcBorders>
            <w:shd w:val="clear" w:color="000000" w:fill="D6DCE4"/>
            <w:noWrap/>
            <w:vAlign w:val="bottom"/>
            <w:hideMark/>
          </w:tcPr>
          <w:p w14:paraId="68BA789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bp5</w:t>
            </w:r>
          </w:p>
        </w:tc>
        <w:tc>
          <w:tcPr>
            <w:tcW w:w="1134" w:type="dxa"/>
            <w:tcBorders>
              <w:top w:val="nil"/>
              <w:left w:val="nil"/>
              <w:bottom w:val="nil"/>
              <w:right w:val="nil"/>
            </w:tcBorders>
            <w:shd w:val="clear" w:color="000000" w:fill="D6DCE4"/>
            <w:noWrap/>
            <w:vAlign w:val="bottom"/>
            <w:hideMark/>
          </w:tcPr>
          <w:p w14:paraId="54B268B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36</w:t>
            </w:r>
          </w:p>
        </w:tc>
        <w:tc>
          <w:tcPr>
            <w:tcW w:w="567" w:type="dxa"/>
            <w:tcBorders>
              <w:top w:val="nil"/>
              <w:left w:val="nil"/>
              <w:bottom w:val="nil"/>
              <w:right w:val="nil"/>
            </w:tcBorders>
            <w:shd w:val="clear" w:color="000000" w:fill="D6DCE4"/>
            <w:noWrap/>
            <w:vAlign w:val="bottom"/>
            <w:hideMark/>
          </w:tcPr>
          <w:p w14:paraId="5B6919F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7.12</w:t>
            </w:r>
          </w:p>
        </w:tc>
        <w:tc>
          <w:tcPr>
            <w:tcW w:w="851" w:type="dxa"/>
            <w:tcBorders>
              <w:top w:val="nil"/>
              <w:left w:val="nil"/>
              <w:bottom w:val="nil"/>
              <w:right w:val="nil"/>
            </w:tcBorders>
            <w:shd w:val="clear" w:color="000000" w:fill="D6DCE4"/>
            <w:noWrap/>
            <w:vAlign w:val="bottom"/>
            <w:hideMark/>
          </w:tcPr>
          <w:p w14:paraId="6A15E38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20</w:t>
            </w:r>
          </w:p>
        </w:tc>
        <w:tc>
          <w:tcPr>
            <w:tcW w:w="708" w:type="dxa"/>
            <w:tcBorders>
              <w:top w:val="nil"/>
              <w:left w:val="nil"/>
              <w:bottom w:val="nil"/>
              <w:right w:val="nil"/>
            </w:tcBorders>
            <w:shd w:val="clear" w:color="000000" w:fill="D6DCE4"/>
            <w:noWrap/>
            <w:vAlign w:val="bottom"/>
            <w:hideMark/>
          </w:tcPr>
          <w:p w14:paraId="64C5D6B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35</w:t>
            </w:r>
          </w:p>
        </w:tc>
        <w:tc>
          <w:tcPr>
            <w:tcW w:w="993" w:type="dxa"/>
            <w:tcBorders>
              <w:top w:val="nil"/>
              <w:left w:val="nil"/>
              <w:bottom w:val="nil"/>
              <w:right w:val="nil"/>
            </w:tcBorders>
            <w:shd w:val="clear" w:color="000000" w:fill="D6DCE4"/>
            <w:noWrap/>
            <w:vAlign w:val="bottom"/>
            <w:hideMark/>
          </w:tcPr>
          <w:p w14:paraId="14CAA77C"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992" w:type="dxa"/>
            <w:tcBorders>
              <w:top w:val="nil"/>
              <w:left w:val="nil"/>
              <w:bottom w:val="nil"/>
              <w:right w:val="nil"/>
            </w:tcBorders>
            <w:shd w:val="clear" w:color="000000" w:fill="D6DCE4"/>
            <w:noWrap/>
            <w:vAlign w:val="bottom"/>
            <w:hideMark/>
          </w:tcPr>
          <w:p w14:paraId="3D880FB2"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850" w:type="dxa"/>
            <w:tcBorders>
              <w:top w:val="nil"/>
              <w:left w:val="nil"/>
              <w:bottom w:val="nil"/>
              <w:right w:val="nil"/>
            </w:tcBorders>
            <w:shd w:val="clear" w:color="000000" w:fill="D6DCE4"/>
            <w:noWrap/>
            <w:vAlign w:val="bottom"/>
            <w:hideMark/>
          </w:tcPr>
          <w:p w14:paraId="27CEFCB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709" w:type="dxa"/>
            <w:tcBorders>
              <w:top w:val="nil"/>
              <w:left w:val="nil"/>
              <w:bottom w:val="nil"/>
              <w:right w:val="nil"/>
            </w:tcBorders>
            <w:shd w:val="clear" w:color="000000" w:fill="D6DCE4"/>
            <w:noWrap/>
            <w:vAlign w:val="bottom"/>
            <w:hideMark/>
          </w:tcPr>
          <w:p w14:paraId="4AC235F9"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1315</w:t>
            </w:r>
          </w:p>
        </w:tc>
        <w:tc>
          <w:tcPr>
            <w:tcW w:w="851" w:type="dxa"/>
            <w:tcBorders>
              <w:top w:val="nil"/>
              <w:left w:val="nil"/>
              <w:bottom w:val="nil"/>
              <w:right w:val="nil"/>
            </w:tcBorders>
            <w:shd w:val="clear" w:color="000000" w:fill="D6DCE4"/>
            <w:noWrap/>
            <w:vAlign w:val="bottom"/>
            <w:hideMark/>
          </w:tcPr>
          <w:p w14:paraId="179D797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2779</w:t>
            </w:r>
          </w:p>
        </w:tc>
        <w:tc>
          <w:tcPr>
            <w:tcW w:w="708" w:type="dxa"/>
            <w:tcBorders>
              <w:top w:val="nil"/>
              <w:left w:val="nil"/>
              <w:bottom w:val="nil"/>
              <w:right w:val="nil"/>
            </w:tcBorders>
            <w:shd w:val="clear" w:color="000000" w:fill="D6DCE4"/>
            <w:noWrap/>
            <w:vAlign w:val="bottom"/>
            <w:hideMark/>
          </w:tcPr>
          <w:p w14:paraId="0F495BD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r>
      <w:tr w:rsidR="00FB2F4D" w:rsidRPr="00E74AE2" w14:paraId="7892481F" w14:textId="77777777" w:rsidTr="00150DDE">
        <w:trPr>
          <w:trHeight w:val="300"/>
          <w:jc w:val="center"/>
        </w:trPr>
        <w:tc>
          <w:tcPr>
            <w:tcW w:w="1418" w:type="dxa"/>
            <w:vMerge/>
            <w:tcBorders>
              <w:top w:val="nil"/>
              <w:left w:val="nil"/>
              <w:bottom w:val="nil"/>
              <w:right w:val="nil"/>
            </w:tcBorders>
            <w:vAlign w:val="center"/>
            <w:hideMark/>
          </w:tcPr>
          <w:p w14:paraId="370EEA69"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D6DCE4"/>
            <w:noWrap/>
            <w:vAlign w:val="bottom"/>
            <w:hideMark/>
          </w:tcPr>
          <w:p w14:paraId="52437C7C"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S3</w:t>
            </w:r>
          </w:p>
        </w:tc>
        <w:tc>
          <w:tcPr>
            <w:tcW w:w="1276" w:type="dxa"/>
            <w:tcBorders>
              <w:top w:val="nil"/>
              <w:left w:val="nil"/>
              <w:bottom w:val="nil"/>
              <w:right w:val="nil"/>
            </w:tcBorders>
            <w:shd w:val="clear" w:color="000000" w:fill="D6DCE4"/>
            <w:noWrap/>
            <w:vAlign w:val="bottom"/>
            <w:hideMark/>
          </w:tcPr>
          <w:p w14:paraId="020B7FA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Crotonate</w:t>
            </w:r>
          </w:p>
        </w:tc>
        <w:tc>
          <w:tcPr>
            <w:tcW w:w="850" w:type="dxa"/>
            <w:tcBorders>
              <w:top w:val="nil"/>
              <w:left w:val="nil"/>
              <w:bottom w:val="nil"/>
              <w:right w:val="nil"/>
            </w:tcBorders>
            <w:shd w:val="clear" w:color="000000" w:fill="D6DCE4"/>
            <w:noWrap/>
            <w:vAlign w:val="bottom"/>
            <w:hideMark/>
          </w:tcPr>
          <w:p w14:paraId="0E2E1FDD" w14:textId="1F0DE6CA"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b</w:t>
            </w:r>
            <w:r w:rsidR="00384CA0" w:rsidRPr="003C59A1">
              <w:rPr>
                <w:rFonts w:ascii="Times New Roman" w:eastAsia="Times New Roman" w:hAnsi="Times New Roman" w:cs="Times New Roman"/>
                <w:sz w:val="20"/>
                <w:szCs w:val="20"/>
              </w:rPr>
              <w:t>c</w:t>
            </w:r>
            <w:r w:rsidRPr="003C59A1">
              <w:rPr>
                <w:rFonts w:ascii="Times New Roman" w:eastAsia="Times New Roman" w:hAnsi="Times New Roman" w:cs="Times New Roman"/>
                <w:sz w:val="20"/>
                <w:szCs w:val="20"/>
              </w:rPr>
              <w:t>r7</w:t>
            </w:r>
          </w:p>
        </w:tc>
        <w:tc>
          <w:tcPr>
            <w:tcW w:w="1134" w:type="dxa"/>
            <w:tcBorders>
              <w:top w:val="nil"/>
              <w:left w:val="nil"/>
              <w:bottom w:val="nil"/>
              <w:right w:val="nil"/>
            </w:tcBorders>
            <w:shd w:val="clear" w:color="000000" w:fill="D6DCE4"/>
            <w:noWrap/>
            <w:vAlign w:val="bottom"/>
            <w:hideMark/>
          </w:tcPr>
          <w:p w14:paraId="1A89191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49</w:t>
            </w:r>
          </w:p>
        </w:tc>
        <w:tc>
          <w:tcPr>
            <w:tcW w:w="567" w:type="dxa"/>
            <w:tcBorders>
              <w:top w:val="nil"/>
              <w:left w:val="nil"/>
              <w:bottom w:val="nil"/>
              <w:right w:val="nil"/>
            </w:tcBorders>
            <w:shd w:val="clear" w:color="000000" w:fill="D6DCE4"/>
            <w:noWrap/>
            <w:vAlign w:val="bottom"/>
            <w:hideMark/>
          </w:tcPr>
          <w:p w14:paraId="18951E0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6.74</w:t>
            </w:r>
          </w:p>
        </w:tc>
        <w:tc>
          <w:tcPr>
            <w:tcW w:w="851" w:type="dxa"/>
            <w:tcBorders>
              <w:top w:val="nil"/>
              <w:left w:val="nil"/>
              <w:bottom w:val="nil"/>
              <w:right w:val="nil"/>
            </w:tcBorders>
            <w:shd w:val="clear" w:color="000000" w:fill="D6DCE4"/>
            <w:noWrap/>
            <w:vAlign w:val="bottom"/>
            <w:hideMark/>
          </w:tcPr>
          <w:p w14:paraId="2BAD46F0"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101</w:t>
            </w:r>
          </w:p>
        </w:tc>
        <w:tc>
          <w:tcPr>
            <w:tcW w:w="708" w:type="dxa"/>
            <w:tcBorders>
              <w:top w:val="nil"/>
              <w:left w:val="nil"/>
              <w:bottom w:val="nil"/>
              <w:right w:val="nil"/>
            </w:tcBorders>
            <w:shd w:val="clear" w:color="000000" w:fill="D6DCE4"/>
            <w:noWrap/>
            <w:vAlign w:val="bottom"/>
            <w:hideMark/>
          </w:tcPr>
          <w:p w14:paraId="3187239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40</w:t>
            </w:r>
          </w:p>
        </w:tc>
        <w:tc>
          <w:tcPr>
            <w:tcW w:w="993" w:type="dxa"/>
            <w:tcBorders>
              <w:top w:val="nil"/>
              <w:left w:val="nil"/>
              <w:bottom w:val="nil"/>
              <w:right w:val="nil"/>
            </w:tcBorders>
            <w:shd w:val="clear" w:color="000000" w:fill="D6DCE4"/>
            <w:noWrap/>
            <w:vAlign w:val="bottom"/>
            <w:hideMark/>
          </w:tcPr>
          <w:p w14:paraId="286DB08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144</w:t>
            </w:r>
          </w:p>
        </w:tc>
        <w:tc>
          <w:tcPr>
            <w:tcW w:w="992" w:type="dxa"/>
            <w:tcBorders>
              <w:top w:val="nil"/>
              <w:left w:val="nil"/>
              <w:bottom w:val="nil"/>
              <w:right w:val="nil"/>
            </w:tcBorders>
            <w:shd w:val="clear" w:color="000000" w:fill="D6DCE4"/>
            <w:noWrap/>
            <w:vAlign w:val="bottom"/>
            <w:hideMark/>
          </w:tcPr>
          <w:p w14:paraId="131AD06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850" w:type="dxa"/>
            <w:tcBorders>
              <w:top w:val="nil"/>
              <w:left w:val="nil"/>
              <w:bottom w:val="nil"/>
              <w:right w:val="nil"/>
            </w:tcBorders>
            <w:shd w:val="clear" w:color="000000" w:fill="D6DCE4"/>
            <w:noWrap/>
            <w:vAlign w:val="bottom"/>
            <w:hideMark/>
          </w:tcPr>
          <w:p w14:paraId="06B94487"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62</w:t>
            </w:r>
          </w:p>
        </w:tc>
        <w:tc>
          <w:tcPr>
            <w:tcW w:w="709" w:type="dxa"/>
            <w:tcBorders>
              <w:top w:val="nil"/>
              <w:left w:val="nil"/>
              <w:bottom w:val="nil"/>
              <w:right w:val="nil"/>
            </w:tcBorders>
            <w:shd w:val="clear" w:color="000000" w:fill="D6DCE4"/>
            <w:noWrap/>
            <w:vAlign w:val="bottom"/>
            <w:hideMark/>
          </w:tcPr>
          <w:p w14:paraId="0C86AB5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46</w:t>
            </w:r>
          </w:p>
        </w:tc>
        <w:tc>
          <w:tcPr>
            <w:tcW w:w="851" w:type="dxa"/>
            <w:tcBorders>
              <w:top w:val="nil"/>
              <w:left w:val="nil"/>
              <w:bottom w:val="nil"/>
              <w:right w:val="nil"/>
            </w:tcBorders>
            <w:shd w:val="clear" w:color="000000" w:fill="D6DCE4"/>
            <w:noWrap/>
            <w:vAlign w:val="bottom"/>
            <w:hideMark/>
          </w:tcPr>
          <w:p w14:paraId="2568CAB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708" w:type="dxa"/>
            <w:tcBorders>
              <w:top w:val="nil"/>
              <w:left w:val="nil"/>
              <w:bottom w:val="nil"/>
              <w:right w:val="nil"/>
            </w:tcBorders>
            <w:shd w:val="clear" w:color="000000" w:fill="D6DCE4"/>
            <w:noWrap/>
            <w:vAlign w:val="bottom"/>
            <w:hideMark/>
          </w:tcPr>
          <w:p w14:paraId="4036276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407</w:t>
            </w:r>
          </w:p>
        </w:tc>
      </w:tr>
      <w:tr w:rsidR="00FB2F4D" w:rsidRPr="00E74AE2" w14:paraId="09D063F6" w14:textId="77777777" w:rsidTr="00150DDE">
        <w:trPr>
          <w:trHeight w:val="360"/>
          <w:jc w:val="center"/>
        </w:trPr>
        <w:tc>
          <w:tcPr>
            <w:tcW w:w="1418" w:type="dxa"/>
            <w:vMerge/>
            <w:tcBorders>
              <w:top w:val="nil"/>
              <w:left w:val="nil"/>
              <w:bottom w:val="nil"/>
              <w:right w:val="nil"/>
            </w:tcBorders>
            <w:vAlign w:val="center"/>
            <w:hideMark/>
          </w:tcPr>
          <w:p w14:paraId="1EE5C5D3"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D6DCE4"/>
            <w:noWrap/>
            <w:vAlign w:val="bottom"/>
            <w:hideMark/>
          </w:tcPr>
          <w:p w14:paraId="6FE2ED2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ScH</w:t>
            </w:r>
            <w:r w:rsidRPr="003C59A1">
              <w:rPr>
                <w:rFonts w:ascii="Times New Roman" w:eastAsia="Times New Roman" w:hAnsi="Times New Roman" w:cs="Times New Roman"/>
                <w:sz w:val="20"/>
                <w:szCs w:val="20"/>
                <w:vertAlign w:val="subscript"/>
              </w:rPr>
              <w:t>2</w:t>
            </w:r>
          </w:p>
        </w:tc>
        <w:tc>
          <w:tcPr>
            <w:tcW w:w="1276" w:type="dxa"/>
            <w:tcBorders>
              <w:top w:val="nil"/>
              <w:left w:val="nil"/>
              <w:bottom w:val="nil"/>
              <w:right w:val="nil"/>
            </w:tcBorders>
            <w:shd w:val="clear" w:color="000000" w:fill="D6DCE4"/>
            <w:noWrap/>
            <w:vAlign w:val="bottom"/>
            <w:hideMark/>
          </w:tcPr>
          <w:p w14:paraId="6FB16954"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G:B:P=1:1:1</w:t>
            </w:r>
          </w:p>
        </w:tc>
        <w:tc>
          <w:tcPr>
            <w:tcW w:w="850" w:type="dxa"/>
            <w:tcBorders>
              <w:top w:val="nil"/>
              <w:left w:val="nil"/>
              <w:bottom w:val="nil"/>
              <w:right w:val="nil"/>
            </w:tcBorders>
            <w:shd w:val="clear" w:color="000000" w:fill="D6DCE4"/>
            <w:noWrap/>
            <w:vAlign w:val="bottom"/>
            <w:hideMark/>
          </w:tcPr>
          <w:p w14:paraId="0422AC23"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bc4</w:t>
            </w:r>
          </w:p>
        </w:tc>
        <w:tc>
          <w:tcPr>
            <w:tcW w:w="1134" w:type="dxa"/>
            <w:tcBorders>
              <w:top w:val="nil"/>
              <w:left w:val="nil"/>
              <w:bottom w:val="nil"/>
              <w:right w:val="nil"/>
            </w:tcBorders>
            <w:shd w:val="clear" w:color="000000" w:fill="D6DCE4"/>
            <w:noWrap/>
            <w:vAlign w:val="bottom"/>
            <w:hideMark/>
          </w:tcPr>
          <w:p w14:paraId="41326E7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10</w:t>
            </w:r>
          </w:p>
        </w:tc>
        <w:tc>
          <w:tcPr>
            <w:tcW w:w="567" w:type="dxa"/>
            <w:tcBorders>
              <w:top w:val="nil"/>
              <w:left w:val="nil"/>
              <w:bottom w:val="nil"/>
              <w:right w:val="nil"/>
            </w:tcBorders>
            <w:shd w:val="clear" w:color="000000" w:fill="D6DCE4"/>
            <w:noWrap/>
            <w:vAlign w:val="bottom"/>
            <w:hideMark/>
          </w:tcPr>
          <w:p w14:paraId="46C59EF5"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6.78</w:t>
            </w:r>
          </w:p>
        </w:tc>
        <w:tc>
          <w:tcPr>
            <w:tcW w:w="851" w:type="dxa"/>
            <w:tcBorders>
              <w:top w:val="nil"/>
              <w:left w:val="nil"/>
              <w:bottom w:val="nil"/>
              <w:right w:val="nil"/>
            </w:tcBorders>
            <w:shd w:val="clear" w:color="000000" w:fill="D6DCE4"/>
            <w:noWrap/>
            <w:vAlign w:val="bottom"/>
            <w:hideMark/>
          </w:tcPr>
          <w:p w14:paraId="266FE5E9"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30000</w:t>
            </w:r>
          </w:p>
        </w:tc>
        <w:tc>
          <w:tcPr>
            <w:tcW w:w="708" w:type="dxa"/>
            <w:tcBorders>
              <w:top w:val="nil"/>
              <w:left w:val="nil"/>
              <w:bottom w:val="nil"/>
              <w:right w:val="nil"/>
            </w:tcBorders>
            <w:shd w:val="clear" w:color="000000" w:fill="D6DCE4"/>
            <w:noWrap/>
            <w:vAlign w:val="bottom"/>
            <w:hideMark/>
          </w:tcPr>
          <w:p w14:paraId="2DD3EB5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10</w:t>
            </w:r>
          </w:p>
        </w:tc>
        <w:tc>
          <w:tcPr>
            <w:tcW w:w="993" w:type="dxa"/>
            <w:tcBorders>
              <w:top w:val="nil"/>
              <w:left w:val="nil"/>
              <w:bottom w:val="nil"/>
              <w:right w:val="nil"/>
            </w:tcBorders>
            <w:shd w:val="clear" w:color="000000" w:fill="D6DCE4"/>
            <w:noWrap/>
            <w:vAlign w:val="bottom"/>
            <w:hideMark/>
          </w:tcPr>
          <w:p w14:paraId="35F9592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439</w:t>
            </w:r>
          </w:p>
        </w:tc>
        <w:tc>
          <w:tcPr>
            <w:tcW w:w="992" w:type="dxa"/>
            <w:tcBorders>
              <w:top w:val="nil"/>
              <w:left w:val="nil"/>
              <w:bottom w:val="nil"/>
              <w:right w:val="nil"/>
            </w:tcBorders>
            <w:shd w:val="clear" w:color="000000" w:fill="D6DCE4"/>
            <w:noWrap/>
            <w:vAlign w:val="bottom"/>
            <w:hideMark/>
          </w:tcPr>
          <w:p w14:paraId="39DEFFF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469</w:t>
            </w:r>
          </w:p>
        </w:tc>
        <w:tc>
          <w:tcPr>
            <w:tcW w:w="850" w:type="dxa"/>
            <w:tcBorders>
              <w:top w:val="nil"/>
              <w:left w:val="nil"/>
              <w:bottom w:val="nil"/>
              <w:right w:val="nil"/>
            </w:tcBorders>
            <w:shd w:val="clear" w:color="000000" w:fill="D6DCE4"/>
            <w:noWrap/>
            <w:vAlign w:val="bottom"/>
            <w:hideMark/>
          </w:tcPr>
          <w:p w14:paraId="3B0F9BA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0 </w:t>
            </w:r>
          </w:p>
        </w:tc>
        <w:tc>
          <w:tcPr>
            <w:tcW w:w="709" w:type="dxa"/>
            <w:tcBorders>
              <w:top w:val="nil"/>
              <w:left w:val="nil"/>
              <w:bottom w:val="nil"/>
              <w:right w:val="nil"/>
            </w:tcBorders>
            <w:shd w:val="clear" w:color="000000" w:fill="D6DCE4"/>
            <w:noWrap/>
            <w:vAlign w:val="bottom"/>
            <w:hideMark/>
          </w:tcPr>
          <w:p w14:paraId="60D30A1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590</w:t>
            </w:r>
          </w:p>
        </w:tc>
        <w:tc>
          <w:tcPr>
            <w:tcW w:w="851" w:type="dxa"/>
            <w:tcBorders>
              <w:top w:val="nil"/>
              <w:left w:val="nil"/>
              <w:bottom w:val="nil"/>
              <w:right w:val="nil"/>
            </w:tcBorders>
            <w:shd w:val="clear" w:color="000000" w:fill="D6DCE4"/>
            <w:noWrap/>
            <w:vAlign w:val="bottom"/>
            <w:hideMark/>
          </w:tcPr>
          <w:p w14:paraId="1B38006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659</w:t>
            </w:r>
          </w:p>
        </w:tc>
        <w:tc>
          <w:tcPr>
            <w:tcW w:w="708" w:type="dxa"/>
            <w:tcBorders>
              <w:top w:val="nil"/>
              <w:left w:val="nil"/>
              <w:bottom w:val="nil"/>
              <w:right w:val="nil"/>
            </w:tcBorders>
            <w:shd w:val="clear" w:color="000000" w:fill="D6DCE4"/>
            <w:noWrap/>
            <w:vAlign w:val="bottom"/>
            <w:hideMark/>
          </w:tcPr>
          <w:p w14:paraId="4E756C8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101</w:t>
            </w:r>
          </w:p>
        </w:tc>
      </w:tr>
      <w:tr w:rsidR="00FB2F4D" w:rsidRPr="00E74AE2" w14:paraId="264989B1" w14:textId="77777777" w:rsidTr="00150DDE">
        <w:trPr>
          <w:trHeight w:val="300"/>
          <w:jc w:val="center"/>
        </w:trPr>
        <w:tc>
          <w:tcPr>
            <w:tcW w:w="1418" w:type="dxa"/>
            <w:vMerge/>
            <w:tcBorders>
              <w:top w:val="nil"/>
              <w:left w:val="nil"/>
              <w:bottom w:val="nil"/>
              <w:right w:val="nil"/>
            </w:tcBorders>
            <w:vAlign w:val="center"/>
            <w:hideMark/>
          </w:tcPr>
          <w:p w14:paraId="1A9798B4"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nil"/>
              <w:right w:val="nil"/>
            </w:tcBorders>
            <w:shd w:val="clear" w:color="000000" w:fill="D6DCE4"/>
            <w:noWrap/>
            <w:vAlign w:val="bottom"/>
            <w:hideMark/>
          </w:tcPr>
          <w:p w14:paraId="44C9FE0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xml:space="preserve">Sc </w:t>
            </w:r>
          </w:p>
        </w:tc>
        <w:tc>
          <w:tcPr>
            <w:tcW w:w="1276" w:type="dxa"/>
            <w:tcBorders>
              <w:top w:val="nil"/>
              <w:left w:val="nil"/>
              <w:bottom w:val="nil"/>
              <w:right w:val="nil"/>
            </w:tcBorders>
            <w:shd w:val="clear" w:color="000000" w:fill="D6DCE4"/>
            <w:noWrap/>
            <w:vAlign w:val="bottom"/>
            <w:hideMark/>
          </w:tcPr>
          <w:p w14:paraId="1423BEDF"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G:B:P=1:1:1</w:t>
            </w:r>
          </w:p>
        </w:tc>
        <w:tc>
          <w:tcPr>
            <w:tcW w:w="850" w:type="dxa"/>
            <w:tcBorders>
              <w:top w:val="nil"/>
              <w:left w:val="nil"/>
              <w:bottom w:val="nil"/>
              <w:right w:val="nil"/>
            </w:tcBorders>
            <w:shd w:val="clear" w:color="000000" w:fill="D6DCE4"/>
            <w:noWrap/>
            <w:vAlign w:val="bottom"/>
            <w:hideMark/>
          </w:tcPr>
          <w:p w14:paraId="3A5E207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bc7</w:t>
            </w:r>
          </w:p>
        </w:tc>
        <w:tc>
          <w:tcPr>
            <w:tcW w:w="1134" w:type="dxa"/>
            <w:tcBorders>
              <w:top w:val="nil"/>
              <w:left w:val="nil"/>
              <w:bottom w:val="nil"/>
              <w:right w:val="nil"/>
            </w:tcBorders>
            <w:shd w:val="clear" w:color="000000" w:fill="D6DCE4"/>
            <w:noWrap/>
            <w:vAlign w:val="bottom"/>
            <w:hideMark/>
          </w:tcPr>
          <w:p w14:paraId="480F681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49</w:t>
            </w:r>
          </w:p>
        </w:tc>
        <w:tc>
          <w:tcPr>
            <w:tcW w:w="567" w:type="dxa"/>
            <w:tcBorders>
              <w:top w:val="nil"/>
              <w:left w:val="nil"/>
              <w:bottom w:val="nil"/>
              <w:right w:val="nil"/>
            </w:tcBorders>
            <w:shd w:val="clear" w:color="000000" w:fill="D6DCE4"/>
            <w:noWrap/>
            <w:vAlign w:val="bottom"/>
            <w:hideMark/>
          </w:tcPr>
          <w:p w14:paraId="121825ED"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7.02</w:t>
            </w:r>
          </w:p>
        </w:tc>
        <w:tc>
          <w:tcPr>
            <w:tcW w:w="851" w:type="dxa"/>
            <w:tcBorders>
              <w:top w:val="nil"/>
              <w:left w:val="nil"/>
              <w:bottom w:val="nil"/>
              <w:right w:val="nil"/>
            </w:tcBorders>
            <w:shd w:val="clear" w:color="000000" w:fill="D6DCE4"/>
            <w:noWrap/>
            <w:vAlign w:val="bottom"/>
            <w:hideMark/>
          </w:tcPr>
          <w:p w14:paraId="4373AF1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51</w:t>
            </w:r>
          </w:p>
        </w:tc>
        <w:tc>
          <w:tcPr>
            <w:tcW w:w="708" w:type="dxa"/>
            <w:tcBorders>
              <w:top w:val="nil"/>
              <w:left w:val="nil"/>
              <w:bottom w:val="nil"/>
              <w:right w:val="nil"/>
            </w:tcBorders>
            <w:shd w:val="clear" w:color="000000" w:fill="D6DCE4"/>
            <w:noWrap/>
            <w:vAlign w:val="bottom"/>
            <w:hideMark/>
          </w:tcPr>
          <w:p w14:paraId="4810F5D3"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67</w:t>
            </w:r>
          </w:p>
        </w:tc>
        <w:tc>
          <w:tcPr>
            <w:tcW w:w="993" w:type="dxa"/>
            <w:tcBorders>
              <w:top w:val="nil"/>
              <w:left w:val="nil"/>
              <w:bottom w:val="nil"/>
              <w:right w:val="nil"/>
            </w:tcBorders>
            <w:shd w:val="clear" w:color="000000" w:fill="D6DCE4"/>
            <w:noWrap/>
            <w:vAlign w:val="bottom"/>
            <w:hideMark/>
          </w:tcPr>
          <w:p w14:paraId="4DB36BC7"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34</w:t>
            </w:r>
          </w:p>
        </w:tc>
        <w:tc>
          <w:tcPr>
            <w:tcW w:w="992" w:type="dxa"/>
            <w:tcBorders>
              <w:top w:val="nil"/>
              <w:left w:val="nil"/>
              <w:bottom w:val="nil"/>
              <w:right w:val="nil"/>
            </w:tcBorders>
            <w:shd w:val="clear" w:color="000000" w:fill="D6DCE4"/>
            <w:noWrap/>
            <w:vAlign w:val="bottom"/>
            <w:hideMark/>
          </w:tcPr>
          <w:p w14:paraId="773AA01C"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456</w:t>
            </w:r>
          </w:p>
        </w:tc>
        <w:tc>
          <w:tcPr>
            <w:tcW w:w="850" w:type="dxa"/>
            <w:tcBorders>
              <w:top w:val="nil"/>
              <w:left w:val="nil"/>
              <w:bottom w:val="nil"/>
              <w:right w:val="nil"/>
            </w:tcBorders>
            <w:shd w:val="clear" w:color="000000" w:fill="D6DCE4"/>
            <w:noWrap/>
            <w:vAlign w:val="bottom"/>
            <w:hideMark/>
          </w:tcPr>
          <w:p w14:paraId="1F1D44D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709" w:type="dxa"/>
            <w:tcBorders>
              <w:top w:val="nil"/>
              <w:left w:val="nil"/>
              <w:bottom w:val="nil"/>
              <w:right w:val="nil"/>
            </w:tcBorders>
            <w:shd w:val="clear" w:color="000000" w:fill="D6DCE4"/>
            <w:noWrap/>
            <w:vAlign w:val="bottom"/>
            <w:hideMark/>
          </w:tcPr>
          <w:p w14:paraId="40E5B61B"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398</w:t>
            </w:r>
          </w:p>
        </w:tc>
        <w:tc>
          <w:tcPr>
            <w:tcW w:w="851" w:type="dxa"/>
            <w:tcBorders>
              <w:top w:val="nil"/>
              <w:left w:val="nil"/>
              <w:bottom w:val="nil"/>
              <w:right w:val="nil"/>
            </w:tcBorders>
            <w:shd w:val="clear" w:color="000000" w:fill="D6DCE4"/>
            <w:noWrap/>
            <w:vAlign w:val="bottom"/>
            <w:hideMark/>
          </w:tcPr>
          <w:p w14:paraId="4787FBC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640</w:t>
            </w:r>
          </w:p>
        </w:tc>
        <w:tc>
          <w:tcPr>
            <w:tcW w:w="708" w:type="dxa"/>
            <w:tcBorders>
              <w:top w:val="nil"/>
              <w:left w:val="nil"/>
              <w:bottom w:val="nil"/>
              <w:right w:val="nil"/>
            </w:tcBorders>
            <w:shd w:val="clear" w:color="000000" w:fill="D6DCE4"/>
            <w:noWrap/>
            <w:vAlign w:val="bottom"/>
            <w:hideMark/>
          </w:tcPr>
          <w:p w14:paraId="46D2F68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91</w:t>
            </w:r>
          </w:p>
        </w:tc>
      </w:tr>
      <w:tr w:rsidR="00FB2F4D" w:rsidRPr="00E74AE2" w14:paraId="7DD6D5FE" w14:textId="77777777" w:rsidTr="00150DDE">
        <w:trPr>
          <w:trHeight w:val="300"/>
          <w:jc w:val="center"/>
        </w:trPr>
        <w:tc>
          <w:tcPr>
            <w:tcW w:w="1418" w:type="dxa"/>
            <w:vMerge/>
            <w:tcBorders>
              <w:top w:val="nil"/>
              <w:left w:val="nil"/>
              <w:bottom w:val="single" w:sz="4" w:space="0" w:color="auto"/>
              <w:right w:val="nil"/>
            </w:tcBorders>
            <w:vAlign w:val="center"/>
            <w:hideMark/>
          </w:tcPr>
          <w:p w14:paraId="6E34188D" w14:textId="77777777" w:rsidR="003237D7" w:rsidRPr="003C59A1" w:rsidRDefault="003237D7" w:rsidP="003E0348">
            <w:pPr>
              <w:spacing w:after="0" w:line="480" w:lineRule="auto"/>
              <w:jc w:val="both"/>
              <w:rPr>
                <w:rFonts w:ascii="Times New Roman" w:eastAsia="Times New Roman" w:hAnsi="Times New Roman" w:cs="Times New Roman"/>
                <w:b/>
                <w:bCs/>
                <w:sz w:val="20"/>
                <w:szCs w:val="20"/>
                <w:u w:val="single"/>
              </w:rPr>
            </w:pPr>
          </w:p>
        </w:tc>
        <w:tc>
          <w:tcPr>
            <w:tcW w:w="1134" w:type="dxa"/>
            <w:tcBorders>
              <w:top w:val="nil"/>
              <w:left w:val="nil"/>
              <w:bottom w:val="single" w:sz="4" w:space="0" w:color="auto"/>
              <w:right w:val="nil"/>
            </w:tcBorders>
            <w:shd w:val="clear" w:color="000000" w:fill="D6DCE4"/>
            <w:noWrap/>
            <w:vAlign w:val="bottom"/>
            <w:hideMark/>
          </w:tcPr>
          <w:p w14:paraId="5F9EBD7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w:t>
            </w:r>
          </w:p>
        </w:tc>
        <w:tc>
          <w:tcPr>
            <w:tcW w:w="1276" w:type="dxa"/>
            <w:tcBorders>
              <w:top w:val="nil"/>
              <w:left w:val="nil"/>
              <w:bottom w:val="single" w:sz="4" w:space="0" w:color="auto"/>
              <w:right w:val="nil"/>
            </w:tcBorders>
            <w:shd w:val="clear" w:color="000000" w:fill="D6DCE4"/>
            <w:noWrap/>
            <w:vAlign w:val="bottom"/>
            <w:hideMark/>
          </w:tcPr>
          <w:p w14:paraId="67D7CCA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Glucose</w:t>
            </w:r>
          </w:p>
        </w:tc>
        <w:tc>
          <w:tcPr>
            <w:tcW w:w="850" w:type="dxa"/>
            <w:tcBorders>
              <w:top w:val="nil"/>
              <w:left w:val="nil"/>
              <w:bottom w:val="single" w:sz="4" w:space="0" w:color="auto"/>
              <w:right w:val="nil"/>
            </w:tcBorders>
            <w:shd w:val="clear" w:color="000000" w:fill="D6DCE4"/>
            <w:noWrap/>
            <w:vAlign w:val="bottom"/>
            <w:hideMark/>
          </w:tcPr>
          <w:p w14:paraId="5CD332F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bg5</w:t>
            </w:r>
          </w:p>
        </w:tc>
        <w:tc>
          <w:tcPr>
            <w:tcW w:w="1134" w:type="dxa"/>
            <w:tcBorders>
              <w:top w:val="nil"/>
              <w:left w:val="nil"/>
              <w:bottom w:val="single" w:sz="4" w:space="0" w:color="auto"/>
              <w:right w:val="nil"/>
            </w:tcBorders>
            <w:shd w:val="clear" w:color="000000" w:fill="D6DCE4"/>
            <w:noWrap/>
            <w:vAlign w:val="bottom"/>
            <w:hideMark/>
          </w:tcPr>
          <w:p w14:paraId="2D579AE1"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23</w:t>
            </w:r>
          </w:p>
        </w:tc>
        <w:tc>
          <w:tcPr>
            <w:tcW w:w="567" w:type="dxa"/>
            <w:tcBorders>
              <w:top w:val="nil"/>
              <w:left w:val="nil"/>
              <w:bottom w:val="single" w:sz="4" w:space="0" w:color="auto"/>
              <w:right w:val="nil"/>
            </w:tcBorders>
            <w:shd w:val="clear" w:color="000000" w:fill="D6DCE4"/>
            <w:noWrap/>
            <w:vAlign w:val="bottom"/>
            <w:hideMark/>
          </w:tcPr>
          <w:p w14:paraId="14DD7F7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6.91</w:t>
            </w:r>
          </w:p>
        </w:tc>
        <w:tc>
          <w:tcPr>
            <w:tcW w:w="851" w:type="dxa"/>
            <w:tcBorders>
              <w:top w:val="nil"/>
              <w:left w:val="nil"/>
              <w:bottom w:val="single" w:sz="4" w:space="0" w:color="auto"/>
              <w:right w:val="nil"/>
            </w:tcBorders>
            <w:shd w:val="clear" w:color="000000" w:fill="D6DCE4"/>
            <w:noWrap/>
            <w:vAlign w:val="bottom"/>
            <w:hideMark/>
          </w:tcPr>
          <w:p w14:paraId="106F7D8E"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35798</w:t>
            </w:r>
          </w:p>
        </w:tc>
        <w:tc>
          <w:tcPr>
            <w:tcW w:w="708" w:type="dxa"/>
            <w:tcBorders>
              <w:top w:val="nil"/>
              <w:left w:val="nil"/>
              <w:bottom w:val="single" w:sz="4" w:space="0" w:color="auto"/>
              <w:right w:val="nil"/>
            </w:tcBorders>
            <w:shd w:val="clear" w:color="000000" w:fill="D6DCE4"/>
            <w:noWrap/>
            <w:vAlign w:val="bottom"/>
            <w:hideMark/>
          </w:tcPr>
          <w:p w14:paraId="2030601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27</w:t>
            </w:r>
          </w:p>
        </w:tc>
        <w:tc>
          <w:tcPr>
            <w:tcW w:w="993" w:type="dxa"/>
            <w:tcBorders>
              <w:top w:val="nil"/>
              <w:left w:val="nil"/>
              <w:bottom w:val="single" w:sz="4" w:space="0" w:color="auto"/>
              <w:right w:val="nil"/>
            </w:tcBorders>
            <w:shd w:val="clear" w:color="000000" w:fill="D6DCE4"/>
            <w:noWrap/>
            <w:vAlign w:val="bottom"/>
            <w:hideMark/>
          </w:tcPr>
          <w:p w14:paraId="7AE33256"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43</w:t>
            </w:r>
          </w:p>
        </w:tc>
        <w:tc>
          <w:tcPr>
            <w:tcW w:w="992" w:type="dxa"/>
            <w:tcBorders>
              <w:top w:val="nil"/>
              <w:left w:val="nil"/>
              <w:bottom w:val="single" w:sz="4" w:space="0" w:color="auto"/>
              <w:right w:val="nil"/>
            </w:tcBorders>
            <w:shd w:val="clear" w:color="000000" w:fill="D6DCE4"/>
            <w:noWrap/>
            <w:vAlign w:val="bottom"/>
            <w:hideMark/>
          </w:tcPr>
          <w:p w14:paraId="790F013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850" w:type="dxa"/>
            <w:tcBorders>
              <w:top w:val="nil"/>
              <w:left w:val="nil"/>
              <w:bottom w:val="single" w:sz="4" w:space="0" w:color="auto"/>
              <w:right w:val="nil"/>
            </w:tcBorders>
            <w:shd w:val="clear" w:color="000000" w:fill="D6DCE4"/>
            <w:noWrap/>
            <w:vAlign w:val="bottom"/>
            <w:hideMark/>
          </w:tcPr>
          <w:p w14:paraId="4FAF152A"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58</w:t>
            </w:r>
          </w:p>
        </w:tc>
        <w:tc>
          <w:tcPr>
            <w:tcW w:w="709" w:type="dxa"/>
            <w:tcBorders>
              <w:top w:val="nil"/>
              <w:left w:val="nil"/>
              <w:bottom w:val="single" w:sz="4" w:space="0" w:color="auto"/>
              <w:right w:val="nil"/>
            </w:tcBorders>
            <w:shd w:val="clear" w:color="000000" w:fill="D6DCE4"/>
            <w:noWrap/>
            <w:vAlign w:val="bottom"/>
            <w:hideMark/>
          </w:tcPr>
          <w:p w14:paraId="0ACBD948"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53</w:t>
            </w:r>
          </w:p>
        </w:tc>
        <w:tc>
          <w:tcPr>
            <w:tcW w:w="851" w:type="dxa"/>
            <w:tcBorders>
              <w:top w:val="nil"/>
              <w:left w:val="nil"/>
              <w:bottom w:val="single" w:sz="4" w:space="0" w:color="auto"/>
              <w:right w:val="nil"/>
            </w:tcBorders>
            <w:shd w:val="clear" w:color="000000" w:fill="D6DCE4"/>
            <w:noWrap/>
            <w:vAlign w:val="bottom"/>
            <w:hideMark/>
          </w:tcPr>
          <w:p w14:paraId="495B5DA5"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c>
          <w:tcPr>
            <w:tcW w:w="708" w:type="dxa"/>
            <w:tcBorders>
              <w:top w:val="nil"/>
              <w:left w:val="nil"/>
              <w:bottom w:val="single" w:sz="4" w:space="0" w:color="auto"/>
              <w:right w:val="nil"/>
            </w:tcBorders>
            <w:shd w:val="clear" w:color="000000" w:fill="D6DCE4"/>
            <w:noWrap/>
            <w:vAlign w:val="bottom"/>
            <w:hideMark/>
          </w:tcPr>
          <w:p w14:paraId="51246F83" w14:textId="77777777" w:rsidR="003237D7" w:rsidRPr="003C59A1" w:rsidRDefault="003237D7" w:rsidP="003E0348">
            <w:pPr>
              <w:spacing w:after="0" w:line="480" w:lineRule="auto"/>
              <w:jc w:val="both"/>
              <w:rPr>
                <w:rFonts w:ascii="Times New Roman" w:eastAsia="Times New Roman" w:hAnsi="Times New Roman" w:cs="Times New Roman"/>
                <w:sz w:val="20"/>
                <w:szCs w:val="20"/>
              </w:rPr>
            </w:pPr>
            <w:r w:rsidRPr="003C59A1">
              <w:rPr>
                <w:rFonts w:ascii="Times New Roman" w:eastAsia="Times New Roman" w:hAnsi="Times New Roman" w:cs="Times New Roman"/>
                <w:sz w:val="20"/>
                <w:szCs w:val="20"/>
              </w:rPr>
              <w:t> 0</w:t>
            </w:r>
          </w:p>
        </w:tc>
      </w:tr>
    </w:tbl>
    <w:p w14:paraId="67CB6AB8" w14:textId="5195B026" w:rsidR="00131FCF" w:rsidRPr="003C59A1" w:rsidRDefault="00131FCF" w:rsidP="003E0348">
      <w:pPr>
        <w:spacing w:line="480" w:lineRule="auto"/>
        <w:jc w:val="both"/>
        <w:rPr>
          <w:rFonts w:ascii="Times New Roman" w:eastAsia="DengXian" w:hAnsi="Times New Roman" w:cs="Times New Roman"/>
          <w:sz w:val="24"/>
          <w:szCs w:val="24"/>
        </w:rPr>
      </w:pPr>
    </w:p>
    <w:p w14:paraId="7244948E" w14:textId="164B91F5" w:rsidR="00131FCF" w:rsidRPr="003C59A1" w:rsidRDefault="00131FCF" w:rsidP="009805DF">
      <w:pPr>
        <w:spacing w:line="240" w:lineRule="auto"/>
        <w:jc w:val="both"/>
        <w:rPr>
          <w:rFonts w:ascii="Times New Roman" w:eastAsia="DengXian" w:hAnsi="Times New Roman" w:cs="Times New Roman"/>
          <w:sz w:val="24"/>
          <w:szCs w:val="24"/>
        </w:rPr>
      </w:pPr>
      <w:r w:rsidRPr="003C59A1">
        <w:rPr>
          <w:rFonts w:ascii="Times New Roman" w:eastAsia="DengXian" w:hAnsi="Times New Roman" w:cs="Times New Roman"/>
          <w:sz w:val="24"/>
          <w:szCs w:val="24"/>
        </w:rPr>
        <w:t>Table S2</w:t>
      </w:r>
      <w:r w:rsidR="003620D8" w:rsidRPr="003C59A1">
        <w:rPr>
          <w:rFonts w:ascii="Times New Roman" w:eastAsia="DengXian" w:hAnsi="Times New Roman" w:cs="Times New Roman"/>
          <w:sz w:val="24"/>
          <w:szCs w:val="24"/>
        </w:rPr>
        <w:t>.</w:t>
      </w:r>
      <w:r w:rsidR="006947CF" w:rsidRPr="003C59A1">
        <w:rPr>
          <w:rFonts w:ascii="Times New Roman" w:eastAsia="DengXian" w:hAnsi="Times New Roman" w:cs="Times New Roman"/>
          <w:sz w:val="24"/>
          <w:szCs w:val="24"/>
        </w:rPr>
        <w:t xml:space="preserve"> Estimation on the VSS </w:t>
      </w:r>
      <w:r w:rsidR="002A2CEC" w:rsidRPr="003C59A1">
        <w:rPr>
          <w:rFonts w:ascii="Times New Roman" w:eastAsia="DengXian" w:hAnsi="Times New Roman" w:cs="Times New Roman"/>
          <w:sz w:val="24"/>
          <w:szCs w:val="24"/>
        </w:rPr>
        <w:t xml:space="preserve">equivalent </w:t>
      </w:r>
      <w:r w:rsidR="006947CF" w:rsidRPr="003C59A1">
        <w:rPr>
          <w:rFonts w:ascii="Times New Roman" w:eastAsia="DengXian" w:hAnsi="Times New Roman" w:cs="Times New Roman"/>
          <w:sz w:val="24"/>
          <w:szCs w:val="24"/>
        </w:rPr>
        <w:t>of the putative fermenting bacteria (FI21,22), the putative SBOBs (FI3,4,7) and the putative SPOBs (DES18-25) identified in the three enriched consortia</w:t>
      </w:r>
    </w:p>
    <w:tbl>
      <w:tblPr>
        <w:tblW w:w="0" w:type="auto"/>
        <w:jc w:val="center"/>
        <w:tblLayout w:type="fixed"/>
        <w:tblLook w:val="04A0" w:firstRow="1" w:lastRow="0" w:firstColumn="1" w:lastColumn="0" w:noHBand="0" w:noVBand="1"/>
      </w:tblPr>
      <w:tblGrid>
        <w:gridCol w:w="2007"/>
        <w:gridCol w:w="1689"/>
        <w:gridCol w:w="1072"/>
        <w:gridCol w:w="1417"/>
        <w:gridCol w:w="1139"/>
        <w:gridCol w:w="876"/>
        <w:gridCol w:w="1158"/>
        <w:gridCol w:w="931"/>
      </w:tblGrid>
      <w:tr w:rsidR="00FB2F4D" w:rsidRPr="00E74AE2" w14:paraId="4385A3F4" w14:textId="77777777" w:rsidTr="00294E6B">
        <w:trPr>
          <w:trHeight w:val="439"/>
          <w:jc w:val="center"/>
        </w:trPr>
        <w:tc>
          <w:tcPr>
            <w:tcW w:w="2007"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48A95383" w14:textId="77777777" w:rsidR="00131FCF" w:rsidRPr="003C59A1" w:rsidRDefault="00131FCF" w:rsidP="00721B6F">
            <w:pPr>
              <w:spacing w:after="0" w:line="480" w:lineRule="auto"/>
              <w:jc w:val="center"/>
              <w:rPr>
                <w:rFonts w:ascii="Times New Roman" w:eastAsia="Times New Roman" w:hAnsi="Times New Roman" w:cs="Times New Roman"/>
                <w:b/>
                <w:bCs/>
              </w:rPr>
            </w:pPr>
            <w:r w:rsidRPr="003C59A1">
              <w:rPr>
                <w:rFonts w:ascii="Times New Roman" w:eastAsia="Times New Roman" w:hAnsi="Times New Roman" w:cs="Times New Roman"/>
                <w:b/>
                <w:bCs/>
              </w:rPr>
              <w:t>Enriched consortia</w:t>
            </w:r>
          </w:p>
        </w:tc>
        <w:tc>
          <w:tcPr>
            <w:tcW w:w="1689" w:type="dxa"/>
            <w:vMerge w:val="restart"/>
            <w:tcBorders>
              <w:top w:val="single" w:sz="4" w:space="0" w:color="auto"/>
              <w:left w:val="single" w:sz="4" w:space="0" w:color="auto"/>
              <w:bottom w:val="nil"/>
              <w:right w:val="single" w:sz="4" w:space="0" w:color="auto"/>
            </w:tcBorders>
            <w:shd w:val="clear" w:color="auto" w:fill="auto"/>
            <w:vAlign w:val="center"/>
            <w:hideMark/>
          </w:tcPr>
          <w:p w14:paraId="22F5B2C4" w14:textId="77777777" w:rsidR="00131FCF" w:rsidRPr="003C59A1" w:rsidRDefault="00131FCF" w:rsidP="00721B6F">
            <w:pPr>
              <w:spacing w:after="0" w:line="480" w:lineRule="auto"/>
              <w:jc w:val="center"/>
              <w:rPr>
                <w:rFonts w:ascii="Times New Roman" w:eastAsia="Times New Roman" w:hAnsi="Times New Roman" w:cs="Times New Roman"/>
                <w:b/>
                <w:bCs/>
              </w:rPr>
            </w:pPr>
            <w:r w:rsidRPr="003C59A1">
              <w:rPr>
                <w:rFonts w:ascii="Times New Roman" w:eastAsia="Times New Roman" w:hAnsi="Times New Roman" w:cs="Times New Roman"/>
                <w:b/>
                <w:bCs/>
              </w:rPr>
              <w:t xml:space="preserve">VSS of the </w:t>
            </w:r>
            <w:r w:rsidRPr="003C59A1">
              <w:rPr>
                <w:rFonts w:ascii="Times New Roman" w:eastAsia="Times New Roman" w:hAnsi="Times New Roman" w:cs="Times New Roman"/>
                <w:b/>
                <w:bCs/>
              </w:rPr>
              <w:br/>
              <w:t>enriched sludge</w:t>
            </w:r>
            <w:r w:rsidRPr="003C59A1">
              <w:rPr>
                <w:rFonts w:ascii="Times New Roman" w:eastAsia="Times New Roman" w:hAnsi="Times New Roman" w:cs="Times New Roman"/>
                <w:b/>
                <w:bCs/>
              </w:rPr>
              <w:br/>
              <w:t xml:space="preserve"> (mg)</w:t>
            </w:r>
          </w:p>
        </w:tc>
        <w:tc>
          <w:tcPr>
            <w:tcW w:w="36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7CB71" w14:textId="7842587D" w:rsidR="00131FCF" w:rsidRPr="003C59A1" w:rsidRDefault="006947CF" w:rsidP="00721B6F">
            <w:pPr>
              <w:spacing w:after="0" w:line="480" w:lineRule="auto"/>
              <w:jc w:val="center"/>
              <w:rPr>
                <w:rFonts w:ascii="Times New Roman" w:eastAsia="Times New Roman" w:hAnsi="Times New Roman" w:cs="Times New Roman"/>
                <w:b/>
                <w:bCs/>
              </w:rPr>
            </w:pPr>
            <w:r w:rsidRPr="003C59A1">
              <w:rPr>
                <w:rFonts w:ascii="Times New Roman" w:eastAsia="Times New Roman" w:hAnsi="Times New Roman" w:cs="Times New Roman"/>
                <w:b/>
                <w:bCs/>
              </w:rPr>
              <w:t>16S rR</w:t>
            </w:r>
            <w:r w:rsidR="00131FCF" w:rsidRPr="003C59A1">
              <w:rPr>
                <w:rFonts w:ascii="Times New Roman" w:eastAsia="Times New Roman" w:hAnsi="Times New Roman" w:cs="Times New Roman"/>
                <w:b/>
                <w:bCs/>
              </w:rPr>
              <w:t>NA</w:t>
            </w:r>
            <w:r w:rsidRPr="003C59A1">
              <w:rPr>
                <w:rFonts w:ascii="Times New Roman" w:eastAsia="Times New Roman" w:hAnsi="Times New Roman" w:cs="Times New Roman"/>
                <w:b/>
                <w:bCs/>
              </w:rPr>
              <w:t xml:space="preserve"> </w:t>
            </w:r>
            <w:r w:rsidR="00131FCF" w:rsidRPr="003C59A1">
              <w:rPr>
                <w:rFonts w:ascii="Times New Roman" w:eastAsia="Times New Roman" w:hAnsi="Times New Roman" w:cs="Times New Roman"/>
                <w:b/>
                <w:bCs/>
              </w:rPr>
              <w:t xml:space="preserve">based </w:t>
            </w:r>
            <w:r w:rsidRPr="003C59A1">
              <w:rPr>
                <w:rFonts w:ascii="Times New Roman" w:eastAsia="Times New Roman" w:hAnsi="Times New Roman" w:cs="Times New Roman"/>
                <w:b/>
                <w:bCs/>
              </w:rPr>
              <w:t xml:space="preserve">relative </w:t>
            </w:r>
            <w:r w:rsidR="00131FCF" w:rsidRPr="003C59A1">
              <w:rPr>
                <w:rFonts w:ascii="Times New Roman" w:eastAsia="Times New Roman" w:hAnsi="Times New Roman" w:cs="Times New Roman"/>
                <w:b/>
                <w:bCs/>
              </w:rPr>
              <w:t>abundance</w:t>
            </w:r>
          </w:p>
        </w:tc>
        <w:tc>
          <w:tcPr>
            <w:tcW w:w="296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47767" w14:textId="77777777" w:rsidR="00131FCF" w:rsidRPr="003C59A1" w:rsidRDefault="00131FCF" w:rsidP="00721B6F">
            <w:pPr>
              <w:spacing w:after="0" w:line="480" w:lineRule="auto"/>
              <w:jc w:val="center"/>
              <w:rPr>
                <w:rFonts w:ascii="Times New Roman" w:eastAsia="Times New Roman" w:hAnsi="Times New Roman" w:cs="Times New Roman"/>
                <w:b/>
                <w:bCs/>
              </w:rPr>
            </w:pPr>
            <w:r w:rsidRPr="003C59A1">
              <w:rPr>
                <w:rFonts w:ascii="Times New Roman" w:eastAsia="Times New Roman" w:hAnsi="Times New Roman" w:cs="Times New Roman"/>
                <w:b/>
                <w:bCs/>
              </w:rPr>
              <w:t>VSS equivalent (mg)</w:t>
            </w:r>
          </w:p>
        </w:tc>
      </w:tr>
      <w:tr w:rsidR="00FB2F4D" w:rsidRPr="00E74AE2" w14:paraId="3F5ED5DF" w14:textId="77777777" w:rsidTr="00294E6B">
        <w:trPr>
          <w:trHeight w:val="439"/>
          <w:jc w:val="center"/>
        </w:trPr>
        <w:tc>
          <w:tcPr>
            <w:tcW w:w="2007" w:type="dxa"/>
            <w:vMerge/>
            <w:tcBorders>
              <w:top w:val="nil"/>
              <w:left w:val="single" w:sz="4" w:space="0" w:color="auto"/>
              <w:bottom w:val="single" w:sz="4" w:space="0" w:color="auto"/>
              <w:right w:val="single" w:sz="4" w:space="0" w:color="auto"/>
            </w:tcBorders>
            <w:vAlign w:val="center"/>
            <w:hideMark/>
          </w:tcPr>
          <w:p w14:paraId="78EF92F1" w14:textId="77777777" w:rsidR="00131FCF" w:rsidRPr="003C59A1" w:rsidRDefault="00131FCF" w:rsidP="00721B6F">
            <w:pPr>
              <w:spacing w:after="0" w:line="480" w:lineRule="auto"/>
              <w:jc w:val="center"/>
              <w:rPr>
                <w:rFonts w:ascii="Times New Roman" w:eastAsia="Times New Roman" w:hAnsi="Times New Roman" w:cs="Times New Roman"/>
                <w:b/>
                <w:bCs/>
              </w:rPr>
            </w:pPr>
          </w:p>
        </w:tc>
        <w:tc>
          <w:tcPr>
            <w:tcW w:w="1689" w:type="dxa"/>
            <w:vMerge/>
            <w:tcBorders>
              <w:top w:val="nil"/>
              <w:left w:val="single" w:sz="4" w:space="0" w:color="auto"/>
              <w:bottom w:val="single" w:sz="4" w:space="0" w:color="auto"/>
              <w:right w:val="single" w:sz="4" w:space="0" w:color="auto"/>
            </w:tcBorders>
            <w:vAlign w:val="center"/>
            <w:hideMark/>
          </w:tcPr>
          <w:p w14:paraId="19E51673" w14:textId="77777777" w:rsidR="00131FCF" w:rsidRPr="003C59A1" w:rsidRDefault="00131FCF" w:rsidP="00721B6F">
            <w:pPr>
              <w:spacing w:after="0" w:line="480" w:lineRule="auto"/>
              <w:jc w:val="center"/>
              <w:rPr>
                <w:rFonts w:ascii="Times New Roman" w:eastAsia="Times New Roman" w:hAnsi="Times New Roman" w:cs="Times New Roman"/>
                <w:b/>
                <w:bCs/>
              </w:rPr>
            </w:pPr>
          </w:p>
        </w:tc>
        <w:tc>
          <w:tcPr>
            <w:tcW w:w="10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9AE6AA" w14:textId="77777777" w:rsidR="00131FCF" w:rsidRPr="003C59A1" w:rsidRDefault="00131FCF" w:rsidP="00721B6F">
            <w:pPr>
              <w:spacing w:after="0" w:line="480" w:lineRule="auto"/>
              <w:jc w:val="center"/>
              <w:rPr>
                <w:rFonts w:ascii="Times New Roman" w:eastAsia="Times New Roman" w:hAnsi="Times New Roman" w:cs="Times New Roman"/>
                <w:b/>
                <w:bCs/>
              </w:rPr>
            </w:pPr>
            <w:r w:rsidRPr="003C59A1">
              <w:rPr>
                <w:rFonts w:ascii="Times New Roman" w:eastAsia="Times New Roman" w:hAnsi="Times New Roman" w:cs="Times New Roman"/>
                <w:b/>
                <w:bCs/>
              </w:rPr>
              <w:t>FI3,4,7</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8FB3AA" w14:textId="77777777" w:rsidR="00131FCF" w:rsidRPr="003C59A1" w:rsidRDefault="00131FCF" w:rsidP="00721B6F">
            <w:pPr>
              <w:spacing w:after="0" w:line="480" w:lineRule="auto"/>
              <w:jc w:val="center"/>
              <w:rPr>
                <w:rFonts w:ascii="Times New Roman" w:eastAsia="Times New Roman" w:hAnsi="Times New Roman" w:cs="Times New Roman"/>
                <w:b/>
                <w:bCs/>
              </w:rPr>
            </w:pPr>
            <w:r w:rsidRPr="003C59A1">
              <w:rPr>
                <w:rFonts w:ascii="Times New Roman" w:eastAsia="Times New Roman" w:hAnsi="Times New Roman" w:cs="Times New Roman"/>
                <w:b/>
                <w:bCs/>
              </w:rPr>
              <w:t>DES18-25</w:t>
            </w:r>
          </w:p>
        </w:tc>
        <w:tc>
          <w:tcPr>
            <w:tcW w:w="1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EC6B88" w14:textId="77777777" w:rsidR="00131FCF" w:rsidRPr="003C59A1" w:rsidRDefault="00131FCF" w:rsidP="00721B6F">
            <w:pPr>
              <w:spacing w:after="0" w:line="480" w:lineRule="auto"/>
              <w:jc w:val="center"/>
              <w:rPr>
                <w:rFonts w:ascii="Times New Roman" w:eastAsia="Times New Roman" w:hAnsi="Times New Roman" w:cs="Times New Roman"/>
                <w:b/>
                <w:bCs/>
              </w:rPr>
            </w:pPr>
            <w:r w:rsidRPr="003C59A1">
              <w:rPr>
                <w:rFonts w:ascii="Times New Roman" w:eastAsia="Times New Roman" w:hAnsi="Times New Roman" w:cs="Times New Roman"/>
                <w:b/>
                <w:bCs/>
              </w:rPr>
              <w:t>FI21,22</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61406" w14:textId="77777777" w:rsidR="00131FCF" w:rsidRPr="003C59A1" w:rsidRDefault="00131FCF" w:rsidP="00721B6F">
            <w:pPr>
              <w:spacing w:after="0" w:line="480" w:lineRule="auto"/>
              <w:jc w:val="center"/>
              <w:rPr>
                <w:rFonts w:ascii="Times New Roman" w:eastAsia="Times New Roman" w:hAnsi="Times New Roman" w:cs="Times New Roman"/>
                <w:b/>
                <w:bCs/>
              </w:rPr>
            </w:pPr>
            <w:r w:rsidRPr="003C59A1">
              <w:rPr>
                <w:rFonts w:ascii="Times New Roman" w:eastAsia="Times New Roman" w:hAnsi="Times New Roman" w:cs="Times New Roman"/>
                <w:b/>
                <w:bCs/>
              </w:rPr>
              <w:t>FI3,4,7</w:t>
            </w: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B1F4B" w14:textId="77777777" w:rsidR="00131FCF" w:rsidRPr="003C59A1" w:rsidRDefault="00131FCF" w:rsidP="00721B6F">
            <w:pPr>
              <w:spacing w:after="0" w:line="480" w:lineRule="auto"/>
              <w:jc w:val="center"/>
              <w:rPr>
                <w:rFonts w:ascii="Times New Roman" w:eastAsia="Times New Roman" w:hAnsi="Times New Roman" w:cs="Times New Roman"/>
                <w:b/>
                <w:bCs/>
              </w:rPr>
            </w:pPr>
            <w:r w:rsidRPr="003C59A1">
              <w:rPr>
                <w:rFonts w:ascii="Times New Roman" w:eastAsia="Times New Roman" w:hAnsi="Times New Roman" w:cs="Times New Roman"/>
                <w:b/>
                <w:bCs/>
              </w:rPr>
              <w:t>DES18-25</w:t>
            </w:r>
          </w:p>
        </w:tc>
        <w:tc>
          <w:tcPr>
            <w:tcW w:w="9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0C567D" w14:textId="77777777" w:rsidR="00131FCF" w:rsidRPr="003C59A1" w:rsidRDefault="00131FCF" w:rsidP="00721B6F">
            <w:pPr>
              <w:spacing w:after="0" w:line="480" w:lineRule="auto"/>
              <w:jc w:val="center"/>
              <w:rPr>
                <w:rFonts w:ascii="Times New Roman" w:eastAsia="Times New Roman" w:hAnsi="Times New Roman" w:cs="Times New Roman"/>
                <w:b/>
                <w:bCs/>
              </w:rPr>
            </w:pPr>
            <w:r w:rsidRPr="003C59A1">
              <w:rPr>
                <w:rFonts w:ascii="Times New Roman" w:eastAsia="Times New Roman" w:hAnsi="Times New Roman" w:cs="Times New Roman"/>
                <w:b/>
                <w:bCs/>
              </w:rPr>
              <w:t>FI21,22</w:t>
            </w:r>
          </w:p>
        </w:tc>
      </w:tr>
      <w:tr w:rsidR="00FB2F4D" w:rsidRPr="00E74AE2" w14:paraId="1AF2BFD8" w14:textId="77777777" w:rsidTr="00294E6B">
        <w:trPr>
          <w:trHeight w:val="300"/>
          <w:jc w:val="center"/>
        </w:trPr>
        <w:tc>
          <w:tcPr>
            <w:tcW w:w="20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FAB65" w14:textId="2E3D7E86"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Consortia-</w:t>
            </w:r>
            <w:r w:rsidR="00296B76" w:rsidRPr="003C59A1">
              <w:rPr>
                <w:rFonts w:ascii="Times New Roman" w:eastAsia="Times New Roman" w:hAnsi="Times New Roman" w:cs="Times New Roman"/>
              </w:rPr>
              <w:t>B</w:t>
            </w:r>
          </w:p>
        </w:tc>
        <w:tc>
          <w:tcPr>
            <w:tcW w:w="16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9F244D"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711</w:t>
            </w:r>
          </w:p>
        </w:tc>
        <w:tc>
          <w:tcPr>
            <w:tcW w:w="10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052F3"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7.34%</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AF7DC"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0.67%</w:t>
            </w:r>
          </w:p>
        </w:tc>
        <w:tc>
          <w:tcPr>
            <w:tcW w:w="1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C3ACFA"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0.01%</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CFEEF9"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9817</w:t>
            </w: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FC5D5"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896</w:t>
            </w:r>
          </w:p>
        </w:tc>
        <w:tc>
          <w:tcPr>
            <w:tcW w:w="9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25747D"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13</w:t>
            </w:r>
          </w:p>
        </w:tc>
      </w:tr>
      <w:tr w:rsidR="00FB2F4D" w:rsidRPr="00E74AE2" w14:paraId="6903D2EA" w14:textId="77777777" w:rsidTr="00294E6B">
        <w:trPr>
          <w:trHeight w:val="300"/>
          <w:jc w:val="center"/>
        </w:trPr>
        <w:tc>
          <w:tcPr>
            <w:tcW w:w="20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B6928A"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Consortia-P</w:t>
            </w:r>
          </w:p>
        </w:tc>
        <w:tc>
          <w:tcPr>
            <w:tcW w:w="16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20A681"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249</w:t>
            </w:r>
          </w:p>
        </w:tc>
        <w:tc>
          <w:tcPr>
            <w:tcW w:w="10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06BC5"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1.75%</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53344A"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7.30%</w:t>
            </w:r>
          </w:p>
        </w:tc>
        <w:tc>
          <w:tcPr>
            <w:tcW w:w="1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9DEEA"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0.01%</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97D4B"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4364</w:t>
            </w: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086842"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18204</w:t>
            </w:r>
          </w:p>
        </w:tc>
        <w:tc>
          <w:tcPr>
            <w:tcW w:w="9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9486C9"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25</w:t>
            </w:r>
          </w:p>
        </w:tc>
      </w:tr>
      <w:tr w:rsidR="00FB2F4D" w:rsidRPr="00E74AE2" w14:paraId="64F04BA3" w14:textId="77777777" w:rsidTr="00294E6B">
        <w:trPr>
          <w:trHeight w:val="277"/>
          <w:jc w:val="center"/>
        </w:trPr>
        <w:tc>
          <w:tcPr>
            <w:tcW w:w="20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BF4BA0" w14:textId="211FA111"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Consortia-</w:t>
            </w:r>
            <w:r w:rsidR="00296B76" w:rsidRPr="003C59A1">
              <w:rPr>
                <w:rFonts w:ascii="Times New Roman" w:eastAsia="Times New Roman" w:hAnsi="Times New Roman" w:cs="Times New Roman"/>
              </w:rPr>
              <w:t>G</w:t>
            </w:r>
          </w:p>
        </w:tc>
        <w:tc>
          <w:tcPr>
            <w:tcW w:w="16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51331"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134</w:t>
            </w:r>
          </w:p>
        </w:tc>
        <w:tc>
          <w:tcPr>
            <w:tcW w:w="10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DFF04"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0.08%</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D097A"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1.33%</w:t>
            </w:r>
          </w:p>
        </w:tc>
        <w:tc>
          <w:tcPr>
            <w:tcW w:w="1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518308"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1.57%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1CB188"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569</w:t>
            </w: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39044"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9455</w:t>
            </w:r>
          </w:p>
        </w:tc>
        <w:tc>
          <w:tcPr>
            <w:tcW w:w="9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523CB8" w14:textId="77777777" w:rsidR="00131FCF" w:rsidRPr="003C59A1" w:rsidRDefault="00131FCF" w:rsidP="00721B6F">
            <w:pPr>
              <w:spacing w:after="0" w:line="480" w:lineRule="auto"/>
              <w:jc w:val="center"/>
              <w:rPr>
                <w:rFonts w:ascii="Times New Roman" w:eastAsia="Times New Roman" w:hAnsi="Times New Roman" w:cs="Times New Roman"/>
              </w:rPr>
            </w:pPr>
            <w:r w:rsidRPr="003C59A1">
              <w:rPr>
                <w:rFonts w:ascii="Times New Roman" w:eastAsia="Times New Roman" w:hAnsi="Times New Roman" w:cs="Times New Roman"/>
              </w:rPr>
              <w:t>11162</w:t>
            </w:r>
          </w:p>
        </w:tc>
      </w:tr>
    </w:tbl>
    <w:p w14:paraId="396778E5" w14:textId="6A81025D" w:rsidR="00131FCF" w:rsidRPr="003C59A1" w:rsidRDefault="00131FCF" w:rsidP="003E0348">
      <w:pPr>
        <w:spacing w:line="480" w:lineRule="auto"/>
        <w:jc w:val="both"/>
        <w:rPr>
          <w:rFonts w:ascii="Times New Roman" w:eastAsia="DengXian" w:hAnsi="Times New Roman" w:cs="Times New Roman"/>
          <w:sz w:val="24"/>
          <w:szCs w:val="24"/>
        </w:rPr>
      </w:pPr>
      <w:r w:rsidRPr="003C59A1">
        <w:rPr>
          <w:rFonts w:ascii="Times New Roman" w:eastAsia="DengXian" w:hAnsi="Times New Roman" w:cs="Times New Roman"/>
          <w:sz w:val="24"/>
          <w:szCs w:val="24"/>
        </w:rPr>
        <w:br w:type="page"/>
      </w:r>
    </w:p>
    <w:p w14:paraId="4EF157BC" w14:textId="77777777" w:rsidR="00150DDE" w:rsidRPr="003C59A1" w:rsidRDefault="00150DDE" w:rsidP="003E0348">
      <w:pPr>
        <w:spacing w:line="480" w:lineRule="auto"/>
        <w:jc w:val="both"/>
        <w:rPr>
          <w:rFonts w:ascii="Times New Roman" w:eastAsia="DengXian" w:hAnsi="Times New Roman" w:cs="Times New Roman"/>
          <w:sz w:val="24"/>
          <w:szCs w:val="24"/>
        </w:rPr>
      </w:pPr>
    </w:p>
    <w:p w14:paraId="72454F17" w14:textId="44E0B4D7" w:rsidR="00A16AE1" w:rsidRPr="003C59A1" w:rsidRDefault="001D2B09" w:rsidP="003E0348">
      <w:pPr>
        <w:spacing w:line="480" w:lineRule="auto"/>
        <w:jc w:val="both"/>
        <w:rPr>
          <w:rFonts w:ascii="Times New Roman" w:eastAsia="DengXian" w:hAnsi="Times New Roman" w:cs="Times New Roman"/>
          <w:b/>
          <w:sz w:val="24"/>
          <w:szCs w:val="24"/>
        </w:rPr>
      </w:pPr>
      <w:r w:rsidRPr="003C59A1">
        <w:rPr>
          <w:rFonts w:ascii="Times New Roman" w:eastAsia="DengXian" w:hAnsi="Times New Roman" w:cs="Times New Roman"/>
          <w:b/>
          <w:sz w:val="24"/>
          <w:szCs w:val="24"/>
        </w:rPr>
        <w:t>References</w:t>
      </w:r>
    </w:p>
    <w:p w14:paraId="0CDF43F2" w14:textId="77777777" w:rsidR="003C59A1" w:rsidRPr="00E74AE2" w:rsidRDefault="00A16AE1" w:rsidP="003C59A1">
      <w:pPr>
        <w:pStyle w:val="EndNoteBibliography"/>
        <w:spacing w:after="0"/>
        <w:ind w:left="720" w:hanging="720"/>
        <w:rPr>
          <w:rFonts w:ascii="Times New Roman" w:hAnsi="Times New Roman" w:cs="Times New Roman"/>
        </w:rPr>
      </w:pPr>
      <w:r w:rsidRPr="003C59A1">
        <w:rPr>
          <w:rFonts w:ascii="Times New Roman" w:hAnsi="Times New Roman" w:cs="Times New Roman"/>
          <w:sz w:val="24"/>
          <w:szCs w:val="24"/>
        </w:rPr>
        <w:fldChar w:fldCharType="begin"/>
      </w:r>
      <w:r w:rsidRPr="003C59A1">
        <w:rPr>
          <w:rFonts w:ascii="Times New Roman" w:hAnsi="Times New Roman" w:cs="Times New Roman"/>
          <w:sz w:val="24"/>
          <w:szCs w:val="24"/>
        </w:rPr>
        <w:instrText xml:space="preserve"> ADDIN EN.REFLIST </w:instrText>
      </w:r>
      <w:r w:rsidRPr="003C59A1">
        <w:rPr>
          <w:rFonts w:ascii="Times New Roman" w:hAnsi="Times New Roman" w:cs="Times New Roman"/>
          <w:sz w:val="24"/>
          <w:szCs w:val="24"/>
        </w:rPr>
        <w:fldChar w:fldCharType="separate"/>
      </w:r>
      <w:r w:rsidR="003C59A1" w:rsidRPr="00E74AE2">
        <w:rPr>
          <w:rFonts w:ascii="Times New Roman" w:hAnsi="Times New Roman" w:cs="Times New Roman"/>
        </w:rPr>
        <w:t>1.</w:t>
      </w:r>
      <w:r w:rsidR="003C59A1" w:rsidRPr="00E74AE2">
        <w:rPr>
          <w:rFonts w:ascii="Times New Roman" w:hAnsi="Times New Roman" w:cs="Times New Roman"/>
        </w:rPr>
        <w:tab/>
        <w:t xml:space="preserve">Fang, H., C. Li, and T. Zhang, </w:t>
      </w:r>
      <w:r w:rsidR="003C59A1" w:rsidRPr="00E74AE2">
        <w:rPr>
          <w:rFonts w:ascii="Times New Roman" w:hAnsi="Times New Roman" w:cs="Times New Roman"/>
          <w:i/>
        </w:rPr>
        <w:t>Acidophilic biohydrogen production from rice slurry.</w:t>
      </w:r>
      <w:r w:rsidR="003C59A1" w:rsidRPr="00E74AE2">
        <w:rPr>
          <w:rFonts w:ascii="Times New Roman" w:hAnsi="Times New Roman" w:cs="Times New Roman"/>
        </w:rPr>
        <w:t xml:space="preserve"> International Journal of Hydrogen Energy, 2006. </w:t>
      </w:r>
      <w:r w:rsidR="003C59A1" w:rsidRPr="00E74AE2">
        <w:rPr>
          <w:rFonts w:ascii="Times New Roman" w:hAnsi="Times New Roman" w:cs="Times New Roman"/>
          <w:b/>
        </w:rPr>
        <w:t>31</w:t>
      </w:r>
      <w:r w:rsidR="003C59A1" w:rsidRPr="00E74AE2">
        <w:rPr>
          <w:rFonts w:ascii="Times New Roman" w:hAnsi="Times New Roman" w:cs="Times New Roman"/>
        </w:rPr>
        <w:t>(6): p. 683-692.</w:t>
      </w:r>
    </w:p>
    <w:p w14:paraId="61198A99" w14:textId="77777777" w:rsidR="003C59A1" w:rsidRPr="00E74AE2" w:rsidRDefault="003C59A1" w:rsidP="003C59A1">
      <w:pPr>
        <w:pStyle w:val="EndNoteBibliography"/>
        <w:spacing w:after="0"/>
        <w:ind w:left="720" w:hanging="720"/>
        <w:rPr>
          <w:rFonts w:ascii="Times New Roman" w:hAnsi="Times New Roman" w:cs="Times New Roman"/>
        </w:rPr>
      </w:pPr>
      <w:r w:rsidRPr="00E74AE2">
        <w:rPr>
          <w:rFonts w:ascii="Times New Roman" w:hAnsi="Times New Roman" w:cs="Times New Roman"/>
        </w:rPr>
        <w:t>2.</w:t>
      </w:r>
      <w:r w:rsidRPr="00E74AE2">
        <w:rPr>
          <w:rFonts w:ascii="Times New Roman" w:hAnsi="Times New Roman" w:cs="Times New Roman"/>
        </w:rPr>
        <w:tab/>
        <w:t xml:space="preserve">Martin, M., </w:t>
      </w:r>
      <w:r w:rsidRPr="00E74AE2">
        <w:rPr>
          <w:rFonts w:ascii="Times New Roman" w:hAnsi="Times New Roman" w:cs="Times New Roman"/>
          <w:i/>
        </w:rPr>
        <w:t>Cutadapt removes adapter sequences from high-throughput sequencing reads.</w:t>
      </w:r>
      <w:r w:rsidRPr="00E74AE2">
        <w:rPr>
          <w:rFonts w:ascii="Times New Roman" w:hAnsi="Times New Roman" w:cs="Times New Roman"/>
        </w:rPr>
        <w:t xml:space="preserve"> EMBnet.journal, 2011: p. 10-12.</w:t>
      </w:r>
    </w:p>
    <w:p w14:paraId="558FBAA7" w14:textId="77777777" w:rsidR="003C59A1" w:rsidRPr="00E74AE2" w:rsidRDefault="003C59A1" w:rsidP="003C59A1">
      <w:pPr>
        <w:pStyle w:val="EndNoteBibliography"/>
        <w:spacing w:after="0"/>
        <w:ind w:left="720" w:hanging="720"/>
        <w:rPr>
          <w:rFonts w:ascii="Times New Roman" w:hAnsi="Times New Roman" w:cs="Times New Roman"/>
        </w:rPr>
      </w:pPr>
      <w:r w:rsidRPr="00E74AE2">
        <w:rPr>
          <w:rFonts w:ascii="Times New Roman" w:hAnsi="Times New Roman" w:cs="Times New Roman"/>
        </w:rPr>
        <w:t>3.</w:t>
      </w:r>
      <w:r w:rsidRPr="00E74AE2">
        <w:rPr>
          <w:rFonts w:ascii="Times New Roman" w:hAnsi="Times New Roman" w:cs="Times New Roman"/>
        </w:rPr>
        <w:tab/>
        <w:t xml:space="preserve">Mikheenko, A., et al., </w:t>
      </w:r>
      <w:r w:rsidRPr="00E74AE2">
        <w:rPr>
          <w:rFonts w:ascii="Times New Roman" w:hAnsi="Times New Roman" w:cs="Times New Roman"/>
          <w:i/>
        </w:rPr>
        <w:t>Versatile genome assembly evaluation with QUAST-LG.</w:t>
      </w:r>
      <w:r w:rsidRPr="00E74AE2">
        <w:rPr>
          <w:rFonts w:ascii="Times New Roman" w:hAnsi="Times New Roman" w:cs="Times New Roman"/>
        </w:rPr>
        <w:t xml:space="preserve"> Bioinformatics, 2018. </w:t>
      </w:r>
      <w:r w:rsidRPr="00E74AE2">
        <w:rPr>
          <w:rFonts w:ascii="Times New Roman" w:hAnsi="Times New Roman" w:cs="Times New Roman"/>
          <w:b/>
        </w:rPr>
        <w:t>34</w:t>
      </w:r>
      <w:r w:rsidRPr="00E74AE2">
        <w:rPr>
          <w:rFonts w:ascii="Times New Roman" w:hAnsi="Times New Roman" w:cs="Times New Roman"/>
        </w:rPr>
        <w:t>(13): p. i142-i150.</w:t>
      </w:r>
    </w:p>
    <w:p w14:paraId="23EC84F9" w14:textId="77777777" w:rsidR="003C59A1" w:rsidRPr="00E74AE2" w:rsidRDefault="003C59A1" w:rsidP="003C59A1">
      <w:pPr>
        <w:pStyle w:val="EndNoteBibliography"/>
        <w:spacing w:after="0"/>
        <w:ind w:left="720" w:hanging="720"/>
        <w:rPr>
          <w:rFonts w:ascii="Times New Roman" w:hAnsi="Times New Roman" w:cs="Times New Roman"/>
        </w:rPr>
      </w:pPr>
      <w:r w:rsidRPr="00E74AE2">
        <w:rPr>
          <w:rFonts w:ascii="Times New Roman" w:hAnsi="Times New Roman" w:cs="Times New Roman"/>
        </w:rPr>
        <w:t>4.</w:t>
      </w:r>
      <w:r w:rsidRPr="00E74AE2">
        <w:rPr>
          <w:rFonts w:ascii="Times New Roman" w:hAnsi="Times New Roman" w:cs="Times New Roman"/>
        </w:rPr>
        <w:tab/>
        <w:t xml:space="preserve">Kleerebezem, R. and M.C.M. Van Loosdrecht, </w:t>
      </w:r>
      <w:r w:rsidRPr="00E74AE2">
        <w:rPr>
          <w:rFonts w:ascii="Times New Roman" w:hAnsi="Times New Roman" w:cs="Times New Roman"/>
          <w:i/>
        </w:rPr>
        <w:t>A Generalized Method for Thermodynamic State Analysis of Environmental Systems.</w:t>
      </w:r>
      <w:r w:rsidRPr="00E74AE2">
        <w:rPr>
          <w:rFonts w:ascii="Times New Roman" w:hAnsi="Times New Roman" w:cs="Times New Roman"/>
        </w:rPr>
        <w:t xml:space="preserve"> Critical Reviews in Environmental Science and Technology, 2010. </w:t>
      </w:r>
      <w:r w:rsidRPr="00E74AE2">
        <w:rPr>
          <w:rFonts w:ascii="Times New Roman" w:hAnsi="Times New Roman" w:cs="Times New Roman"/>
          <w:b/>
        </w:rPr>
        <w:t>40</w:t>
      </w:r>
      <w:r w:rsidRPr="00E74AE2">
        <w:rPr>
          <w:rFonts w:ascii="Times New Roman" w:hAnsi="Times New Roman" w:cs="Times New Roman"/>
        </w:rPr>
        <w:t>(1): p. 1-54.</w:t>
      </w:r>
    </w:p>
    <w:p w14:paraId="3A3D6B93" w14:textId="77777777" w:rsidR="003C59A1" w:rsidRPr="00E74AE2" w:rsidRDefault="003C59A1" w:rsidP="003C59A1">
      <w:pPr>
        <w:pStyle w:val="EndNoteBibliography"/>
        <w:spacing w:after="0"/>
        <w:ind w:left="720" w:hanging="720"/>
        <w:rPr>
          <w:rFonts w:ascii="Times New Roman" w:hAnsi="Times New Roman" w:cs="Times New Roman"/>
        </w:rPr>
      </w:pPr>
      <w:r w:rsidRPr="00E74AE2">
        <w:rPr>
          <w:rFonts w:ascii="Times New Roman" w:hAnsi="Times New Roman" w:cs="Times New Roman"/>
        </w:rPr>
        <w:t>5.</w:t>
      </w:r>
      <w:r w:rsidRPr="00E74AE2">
        <w:rPr>
          <w:rFonts w:ascii="Times New Roman" w:hAnsi="Times New Roman" w:cs="Times New Roman"/>
        </w:rPr>
        <w:tab/>
        <w:t xml:space="preserve">Ji, M., et al., </w:t>
      </w:r>
      <w:r w:rsidRPr="00E74AE2">
        <w:rPr>
          <w:rFonts w:ascii="Times New Roman" w:hAnsi="Times New Roman" w:cs="Times New Roman"/>
          <w:i/>
        </w:rPr>
        <w:t>Candidatus Eremiobacterota, a metabolically and phylogenetically diverse terrestrial phylum with acid-tolerant adaptations.</w:t>
      </w:r>
      <w:r w:rsidRPr="00E74AE2">
        <w:rPr>
          <w:rFonts w:ascii="Times New Roman" w:hAnsi="Times New Roman" w:cs="Times New Roman"/>
        </w:rPr>
        <w:t xml:space="preserve"> ISME J, 2021. </w:t>
      </w:r>
      <w:r w:rsidRPr="00E74AE2">
        <w:rPr>
          <w:rFonts w:ascii="Times New Roman" w:hAnsi="Times New Roman" w:cs="Times New Roman"/>
          <w:b/>
        </w:rPr>
        <w:t>15</w:t>
      </w:r>
      <w:r w:rsidRPr="00E74AE2">
        <w:rPr>
          <w:rFonts w:ascii="Times New Roman" w:hAnsi="Times New Roman" w:cs="Times New Roman"/>
        </w:rPr>
        <w:t>(9): p. 2692-2707.</w:t>
      </w:r>
    </w:p>
    <w:p w14:paraId="0CCCEBC6" w14:textId="77777777" w:rsidR="003C59A1" w:rsidRPr="00E74AE2" w:rsidRDefault="003C59A1" w:rsidP="003C59A1">
      <w:pPr>
        <w:pStyle w:val="EndNoteBibliography"/>
        <w:ind w:left="720" w:hanging="720"/>
        <w:rPr>
          <w:rFonts w:ascii="Times New Roman" w:hAnsi="Times New Roman" w:cs="Times New Roman"/>
        </w:rPr>
      </w:pPr>
      <w:r w:rsidRPr="00E74AE2">
        <w:rPr>
          <w:rFonts w:ascii="Times New Roman" w:hAnsi="Times New Roman" w:cs="Times New Roman"/>
        </w:rPr>
        <w:t>6.</w:t>
      </w:r>
      <w:r w:rsidRPr="00E74AE2">
        <w:rPr>
          <w:rFonts w:ascii="Times New Roman" w:hAnsi="Times New Roman" w:cs="Times New Roman"/>
        </w:rPr>
        <w:tab/>
        <w:t xml:space="preserve">Ji, M., et al., </w:t>
      </w:r>
      <w:r w:rsidRPr="00E74AE2">
        <w:rPr>
          <w:rFonts w:ascii="Times New Roman" w:hAnsi="Times New Roman" w:cs="Times New Roman"/>
          <w:i/>
        </w:rPr>
        <w:t>Atmospheric trace gases support primary production in Antarctic desert surface soil.</w:t>
      </w:r>
      <w:r w:rsidRPr="00E74AE2">
        <w:rPr>
          <w:rFonts w:ascii="Times New Roman" w:hAnsi="Times New Roman" w:cs="Times New Roman"/>
        </w:rPr>
        <w:t xml:space="preserve"> Nature, 2017. </w:t>
      </w:r>
      <w:r w:rsidRPr="00E74AE2">
        <w:rPr>
          <w:rFonts w:ascii="Times New Roman" w:hAnsi="Times New Roman" w:cs="Times New Roman"/>
          <w:b/>
        </w:rPr>
        <w:t>552</w:t>
      </w:r>
      <w:r w:rsidRPr="00E74AE2">
        <w:rPr>
          <w:rFonts w:ascii="Times New Roman" w:hAnsi="Times New Roman" w:cs="Times New Roman"/>
        </w:rPr>
        <w:t>(7685): p. 400-403.</w:t>
      </w:r>
    </w:p>
    <w:p w14:paraId="3E3E8B96" w14:textId="6154C9C1" w:rsidR="00DE602A" w:rsidRPr="003C59A1" w:rsidRDefault="00A16AE1" w:rsidP="003E0348">
      <w:pPr>
        <w:spacing w:line="480" w:lineRule="auto"/>
        <w:jc w:val="both"/>
        <w:rPr>
          <w:rFonts w:ascii="Times New Roman" w:hAnsi="Times New Roman" w:cs="Times New Roman"/>
          <w:sz w:val="24"/>
          <w:szCs w:val="24"/>
        </w:rPr>
      </w:pPr>
      <w:r w:rsidRPr="003C59A1">
        <w:rPr>
          <w:rFonts w:ascii="Times New Roman" w:hAnsi="Times New Roman" w:cs="Times New Roman"/>
          <w:sz w:val="24"/>
          <w:szCs w:val="24"/>
        </w:rPr>
        <w:fldChar w:fldCharType="end"/>
      </w:r>
    </w:p>
    <w:sectPr w:rsidR="00DE602A" w:rsidRPr="003C59A1" w:rsidSect="0079577E">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735C14" w14:textId="77777777" w:rsidR="00983588" w:rsidRDefault="00983588">
      <w:pPr>
        <w:spacing w:after="0" w:line="240" w:lineRule="auto"/>
      </w:pPr>
      <w:r>
        <w:separator/>
      </w:r>
    </w:p>
  </w:endnote>
  <w:endnote w:type="continuationSeparator" w:id="0">
    <w:p w14:paraId="6DFE4BB5" w14:textId="77777777" w:rsidR="00983588" w:rsidRDefault="00983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B7C90" w14:textId="77777777" w:rsidR="00983588" w:rsidRDefault="00983588">
      <w:pPr>
        <w:spacing w:after="0" w:line="240" w:lineRule="auto"/>
      </w:pPr>
      <w:r>
        <w:separator/>
      </w:r>
    </w:p>
  </w:footnote>
  <w:footnote w:type="continuationSeparator" w:id="0">
    <w:p w14:paraId="2CBFA3C9" w14:textId="77777777" w:rsidR="00983588" w:rsidRDefault="00983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1C3350"/>
    <w:multiLevelType w:val="hybridMultilevel"/>
    <w:tmpl w:val="FBCA1D12"/>
    <w:lvl w:ilvl="0" w:tplc="3C090019">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53BC1368"/>
    <w:multiLevelType w:val="multilevel"/>
    <w:tmpl w:val="8208F8B8"/>
    <w:lvl w:ilvl="0">
      <w:start w:val="3"/>
      <w:numFmt w:val="decimal"/>
      <w:lvlText w:val="%1"/>
      <w:lvlJc w:val="left"/>
      <w:pPr>
        <w:ind w:left="360" w:hanging="360"/>
      </w:pPr>
      <w:rPr>
        <w:rFonts w:hint="default"/>
        <w:b/>
        <w:i/>
        <w:color w:val="000000" w:themeColor="text1"/>
      </w:rPr>
    </w:lvl>
    <w:lvl w:ilvl="1">
      <w:start w:val="4"/>
      <w:numFmt w:val="decimal"/>
      <w:lvlText w:val="%1.%2"/>
      <w:lvlJc w:val="left"/>
      <w:pPr>
        <w:ind w:left="360" w:hanging="360"/>
      </w:pPr>
      <w:rPr>
        <w:rFonts w:hint="default"/>
        <w:b/>
        <w:i/>
        <w:color w:val="000000" w:themeColor="text1"/>
      </w:rPr>
    </w:lvl>
    <w:lvl w:ilvl="2">
      <w:start w:val="1"/>
      <w:numFmt w:val="decimal"/>
      <w:lvlText w:val="%1.%2.%3"/>
      <w:lvlJc w:val="left"/>
      <w:pPr>
        <w:ind w:left="720" w:hanging="720"/>
      </w:pPr>
      <w:rPr>
        <w:rFonts w:hint="default"/>
        <w:b/>
        <w:i/>
        <w:color w:val="000000" w:themeColor="text1"/>
      </w:rPr>
    </w:lvl>
    <w:lvl w:ilvl="3">
      <w:start w:val="1"/>
      <w:numFmt w:val="decimal"/>
      <w:lvlText w:val="%1.%2.%3.%4"/>
      <w:lvlJc w:val="left"/>
      <w:pPr>
        <w:ind w:left="720" w:hanging="720"/>
      </w:pPr>
      <w:rPr>
        <w:rFonts w:hint="default"/>
        <w:b/>
        <w:i/>
        <w:color w:val="000000" w:themeColor="text1"/>
      </w:rPr>
    </w:lvl>
    <w:lvl w:ilvl="4">
      <w:start w:val="1"/>
      <w:numFmt w:val="decimal"/>
      <w:lvlText w:val="%1.%2.%3.%4.%5"/>
      <w:lvlJc w:val="left"/>
      <w:pPr>
        <w:ind w:left="1080" w:hanging="1080"/>
      </w:pPr>
      <w:rPr>
        <w:rFonts w:hint="default"/>
        <w:b/>
        <w:i/>
        <w:color w:val="000000" w:themeColor="text1"/>
      </w:rPr>
    </w:lvl>
    <w:lvl w:ilvl="5">
      <w:start w:val="1"/>
      <w:numFmt w:val="decimal"/>
      <w:lvlText w:val="%1.%2.%3.%4.%5.%6"/>
      <w:lvlJc w:val="left"/>
      <w:pPr>
        <w:ind w:left="1080" w:hanging="1080"/>
      </w:pPr>
      <w:rPr>
        <w:rFonts w:hint="default"/>
        <w:b/>
        <w:i/>
        <w:color w:val="000000" w:themeColor="text1"/>
      </w:rPr>
    </w:lvl>
    <w:lvl w:ilvl="6">
      <w:start w:val="1"/>
      <w:numFmt w:val="decimal"/>
      <w:lvlText w:val="%1.%2.%3.%4.%5.%6.%7"/>
      <w:lvlJc w:val="left"/>
      <w:pPr>
        <w:ind w:left="1440" w:hanging="1440"/>
      </w:pPr>
      <w:rPr>
        <w:rFonts w:hint="default"/>
        <w:b/>
        <w:i/>
        <w:color w:val="000000" w:themeColor="text1"/>
      </w:rPr>
    </w:lvl>
    <w:lvl w:ilvl="7">
      <w:start w:val="1"/>
      <w:numFmt w:val="decimal"/>
      <w:lvlText w:val="%1.%2.%3.%4.%5.%6.%7.%8"/>
      <w:lvlJc w:val="left"/>
      <w:pPr>
        <w:ind w:left="1440" w:hanging="1440"/>
      </w:pPr>
      <w:rPr>
        <w:rFonts w:hint="default"/>
        <w:b/>
        <w:i/>
        <w:color w:val="000000" w:themeColor="text1"/>
      </w:rPr>
    </w:lvl>
    <w:lvl w:ilvl="8">
      <w:start w:val="1"/>
      <w:numFmt w:val="decimal"/>
      <w:lvlText w:val="%1.%2.%3.%4.%5.%6.%7.%8.%9"/>
      <w:lvlJc w:val="left"/>
      <w:pPr>
        <w:ind w:left="1800" w:hanging="1800"/>
      </w:pPr>
      <w:rPr>
        <w:rFonts w:hint="default"/>
        <w:b/>
        <w:i/>
        <w:color w:val="000000" w:themeColor="text1"/>
      </w:rPr>
    </w:lvl>
  </w:abstractNum>
  <w:abstractNum w:abstractNumId="2" w15:restartNumberingAfterBreak="0">
    <w:nsid w:val="559A34FA"/>
    <w:multiLevelType w:val="multilevel"/>
    <w:tmpl w:val="53FC655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0AA29D1"/>
    <w:multiLevelType w:val="hybridMultilevel"/>
    <w:tmpl w:val="25FA6F72"/>
    <w:lvl w:ilvl="0" w:tplc="3C090019">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7E04B7D"/>
    <w:multiLevelType w:val="multilevel"/>
    <w:tmpl w:val="8F2404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43890244">
    <w:abstractNumId w:val="0"/>
  </w:num>
  <w:num w:numId="2" w16cid:durableId="186139610">
    <w:abstractNumId w:val="3"/>
  </w:num>
  <w:num w:numId="3" w16cid:durableId="433865905">
    <w:abstractNumId w:val="4"/>
  </w:num>
  <w:num w:numId="4" w16cid:durableId="310448589">
    <w:abstractNumId w:val="2"/>
  </w:num>
  <w:num w:numId="5" w16cid:durableId="71515828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uboer .">
    <w15:presenceInfo w15:providerId="Windows Live" w15:userId="22cee2cc9310ba8a"/>
  </w15:person>
  <w15:person w15:author="Yubo Wang">
    <w15:presenceInfo w15:providerId="AD" w15:userId="S::ywang116@tudelft.nl::72bfdb30-cfba-4b92-9bbd-af2f379f7a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644E8B"/>
    <w:rsid w:val="00013EDA"/>
    <w:rsid w:val="000178CD"/>
    <w:rsid w:val="00017DA6"/>
    <w:rsid w:val="00022907"/>
    <w:rsid w:val="0002456F"/>
    <w:rsid w:val="00024A95"/>
    <w:rsid w:val="00025AF7"/>
    <w:rsid w:val="00053EF6"/>
    <w:rsid w:val="0005697E"/>
    <w:rsid w:val="00064292"/>
    <w:rsid w:val="0007171C"/>
    <w:rsid w:val="000A464B"/>
    <w:rsid w:val="000C203A"/>
    <w:rsid w:val="000E5CF1"/>
    <w:rsid w:val="000E6D04"/>
    <w:rsid w:val="000F15D1"/>
    <w:rsid w:val="000F7C7D"/>
    <w:rsid w:val="001179A5"/>
    <w:rsid w:val="00131FCF"/>
    <w:rsid w:val="00136DB1"/>
    <w:rsid w:val="00145695"/>
    <w:rsid w:val="00147332"/>
    <w:rsid w:val="00150DDE"/>
    <w:rsid w:val="00165679"/>
    <w:rsid w:val="00165E9F"/>
    <w:rsid w:val="0017071F"/>
    <w:rsid w:val="00171CBC"/>
    <w:rsid w:val="001842ED"/>
    <w:rsid w:val="001934D1"/>
    <w:rsid w:val="001B420F"/>
    <w:rsid w:val="001C6296"/>
    <w:rsid w:val="001D2B09"/>
    <w:rsid w:val="001D48C0"/>
    <w:rsid w:val="001E0FB0"/>
    <w:rsid w:val="001E3F8F"/>
    <w:rsid w:val="001F3F3F"/>
    <w:rsid w:val="00202D52"/>
    <w:rsid w:val="00207FE5"/>
    <w:rsid w:val="00220A78"/>
    <w:rsid w:val="002301D3"/>
    <w:rsid w:val="00232849"/>
    <w:rsid w:val="00233403"/>
    <w:rsid w:val="0023606B"/>
    <w:rsid w:val="00253A04"/>
    <w:rsid w:val="002540B5"/>
    <w:rsid w:val="00260F4C"/>
    <w:rsid w:val="00294E6B"/>
    <w:rsid w:val="00296B76"/>
    <w:rsid w:val="002A2CEC"/>
    <w:rsid w:val="002A388C"/>
    <w:rsid w:val="002B0541"/>
    <w:rsid w:val="002B649F"/>
    <w:rsid w:val="002C171E"/>
    <w:rsid w:val="002E1E1B"/>
    <w:rsid w:val="0030010F"/>
    <w:rsid w:val="00320EC6"/>
    <w:rsid w:val="0032174F"/>
    <w:rsid w:val="003237D7"/>
    <w:rsid w:val="00326697"/>
    <w:rsid w:val="003444C8"/>
    <w:rsid w:val="00353EFF"/>
    <w:rsid w:val="003620D8"/>
    <w:rsid w:val="0036524D"/>
    <w:rsid w:val="00372117"/>
    <w:rsid w:val="00373AE8"/>
    <w:rsid w:val="00375BDB"/>
    <w:rsid w:val="00377DB5"/>
    <w:rsid w:val="00384CA0"/>
    <w:rsid w:val="00385AFC"/>
    <w:rsid w:val="00387E0F"/>
    <w:rsid w:val="003B34BD"/>
    <w:rsid w:val="003C59A1"/>
    <w:rsid w:val="003D4357"/>
    <w:rsid w:val="003D4F22"/>
    <w:rsid w:val="003D6B05"/>
    <w:rsid w:val="003E0348"/>
    <w:rsid w:val="003E1D3D"/>
    <w:rsid w:val="003E7F38"/>
    <w:rsid w:val="00412390"/>
    <w:rsid w:val="004324E3"/>
    <w:rsid w:val="00434483"/>
    <w:rsid w:val="004379E0"/>
    <w:rsid w:val="004442EC"/>
    <w:rsid w:val="00444E20"/>
    <w:rsid w:val="004505F3"/>
    <w:rsid w:val="00452A10"/>
    <w:rsid w:val="00453BA9"/>
    <w:rsid w:val="00453F83"/>
    <w:rsid w:val="00466025"/>
    <w:rsid w:val="00466894"/>
    <w:rsid w:val="004755B3"/>
    <w:rsid w:val="00483336"/>
    <w:rsid w:val="00486615"/>
    <w:rsid w:val="00495398"/>
    <w:rsid w:val="00496220"/>
    <w:rsid w:val="004B1E80"/>
    <w:rsid w:val="004B6C25"/>
    <w:rsid w:val="004D5F25"/>
    <w:rsid w:val="004D6871"/>
    <w:rsid w:val="004F46C2"/>
    <w:rsid w:val="00502F61"/>
    <w:rsid w:val="0052167E"/>
    <w:rsid w:val="005218CC"/>
    <w:rsid w:val="005223EA"/>
    <w:rsid w:val="005226A0"/>
    <w:rsid w:val="00526790"/>
    <w:rsid w:val="005317A3"/>
    <w:rsid w:val="00543C1A"/>
    <w:rsid w:val="00567DFD"/>
    <w:rsid w:val="00577E11"/>
    <w:rsid w:val="00580844"/>
    <w:rsid w:val="00590E94"/>
    <w:rsid w:val="005A4AB8"/>
    <w:rsid w:val="005A5E9B"/>
    <w:rsid w:val="005C0233"/>
    <w:rsid w:val="005C28D4"/>
    <w:rsid w:val="005D67F3"/>
    <w:rsid w:val="005D73FF"/>
    <w:rsid w:val="005E57AB"/>
    <w:rsid w:val="005F1D06"/>
    <w:rsid w:val="006024CD"/>
    <w:rsid w:val="00603151"/>
    <w:rsid w:val="0060342C"/>
    <w:rsid w:val="00616E5A"/>
    <w:rsid w:val="0062163A"/>
    <w:rsid w:val="00621E46"/>
    <w:rsid w:val="00632015"/>
    <w:rsid w:val="00636737"/>
    <w:rsid w:val="00641D6E"/>
    <w:rsid w:val="00644E8B"/>
    <w:rsid w:val="006507DE"/>
    <w:rsid w:val="00650E77"/>
    <w:rsid w:val="006512C9"/>
    <w:rsid w:val="00653DC1"/>
    <w:rsid w:val="00660E95"/>
    <w:rsid w:val="00680895"/>
    <w:rsid w:val="0068308E"/>
    <w:rsid w:val="00687C2A"/>
    <w:rsid w:val="00693F90"/>
    <w:rsid w:val="006947CF"/>
    <w:rsid w:val="006A7CB2"/>
    <w:rsid w:val="006C1D58"/>
    <w:rsid w:val="006E32F0"/>
    <w:rsid w:val="006F6893"/>
    <w:rsid w:val="00701FB2"/>
    <w:rsid w:val="00713D20"/>
    <w:rsid w:val="00721B6F"/>
    <w:rsid w:val="007227B4"/>
    <w:rsid w:val="00733F07"/>
    <w:rsid w:val="0074724B"/>
    <w:rsid w:val="00747614"/>
    <w:rsid w:val="00753DA0"/>
    <w:rsid w:val="00754321"/>
    <w:rsid w:val="00772C12"/>
    <w:rsid w:val="00784FBA"/>
    <w:rsid w:val="00790034"/>
    <w:rsid w:val="0079220A"/>
    <w:rsid w:val="00793D60"/>
    <w:rsid w:val="0079577E"/>
    <w:rsid w:val="007A3475"/>
    <w:rsid w:val="007B4C45"/>
    <w:rsid w:val="007C01CF"/>
    <w:rsid w:val="007D0695"/>
    <w:rsid w:val="007E73ED"/>
    <w:rsid w:val="007F5617"/>
    <w:rsid w:val="00807ABB"/>
    <w:rsid w:val="008177F2"/>
    <w:rsid w:val="00840EB5"/>
    <w:rsid w:val="008653E6"/>
    <w:rsid w:val="0088434C"/>
    <w:rsid w:val="008850EF"/>
    <w:rsid w:val="0088521D"/>
    <w:rsid w:val="0089011A"/>
    <w:rsid w:val="008A5F3A"/>
    <w:rsid w:val="008B4325"/>
    <w:rsid w:val="008C444F"/>
    <w:rsid w:val="008C458C"/>
    <w:rsid w:val="008C6165"/>
    <w:rsid w:val="008D1B28"/>
    <w:rsid w:val="008D4470"/>
    <w:rsid w:val="008E6CB9"/>
    <w:rsid w:val="008F1AB4"/>
    <w:rsid w:val="00907329"/>
    <w:rsid w:val="0090785B"/>
    <w:rsid w:val="00910CB5"/>
    <w:rsid w:val="00933260"/>
    <w:rsid w:val="009500C5"/>
    <w:rsid w:val="00954C68"/>
    <w:rsid w:val="00963DBE"/>
    <w:rsid w:val="009805DF"/>
    <w:rsid w:val="00983588"/>
    <w:rsid w:val="00995384"/>
    <w:rsid w:val="009A0E26"/>
    <w:rsid w:val="009C2788"/>
    <w:rsid w:val="009C77A4"/>
    <w:rsid w:val="009F0D57"/>
    <w:rsid w:val="009F70D5"/>
    <w:rsid w:val="00A147FC"/>
    <w:rsid w:val="00A1500E"/>
    <w:rsid w:val="00A16AE1"/>
    <w:rsid w:val="00A23259"/>
    <w:rsid w:val="00A31898"/>
    <w:rsid w:val="00A409BE"/>
    <w:rsid w:val="00A44A08"/>
    <w:rsid w:val="00A51253"/>
    <w:rsid w:val="00A64DD6"/>
    <w:rsid w:val="00A77C60"/>
    <w:rsid w:val="00A87C32"/>
    <w:rsid w:val="00AA22CE"/>
    <w:rsid w:val="00AA3DE2"/>
    <w:rsid w:val="00AB0D9A"/>
    <w:rsid w:val="00AB10FD"/>
    <w:rsid w:val="00AB2419"/>
    <w:rsid w:val="00AE37CC"/>
    <w:rsid w:val="00AE68DF"/>
    <w:rsid w:val="00AF112D"/>
    <w:rsid w:val="00AF3246"/>
    <w:rsid w:val="00AF7265"/>
    <w:rsid w:val="00B16011"/>
    <w:rsid w:val="00B22A6A"/>
    <w:rsid w:val="00B41859"/>
    <w:rsid w:val="00B47E5C"/>
    <w:rsid w:val="00B5720A"/>
    <w:rsid w:val="00B608D2"/>
    <w:rsid w:val="00B611A4"/>
    <w:rsid w:val="00B64130"/>
    <w:rsid w:val="00B67C98"/>
    <w:rsid w:val="00B72C56"/>
    <w:rsid w:val="00B779D8"/>
    <w:rsid w:val="00B77A56"/>
    <w:rsid w:val="00B86C87"/>
    <w:rsid w:val="00B90061"/>
    <w:rsid w:val="00B92759"/>
    <w:rsid w:val="00BB2A0A"/>
    <w:rsid w:val="00BB490B"/>
    <w:rsid w:val="00BC1F71"/>
    <w:rsid w:val="00BE3A65"/>
    <w:rsid w:val="00C14725"/>
    <w:rsid w:val="00C17793"/>
    <w:rsid w:val="00C30185"/>
    <w:rsid w:val="00C330E2"/>
    <w:rsid w:val="00C535D2"/>
    <w:rsid w:val="00C60AD4"/>
    <w:rsid w:val="00C6473C"/>
    <w:rsid w:val="00C65C68"/>
    <w:rsid w:val="00C77F3F"/>
    <w:rsid w:val="00C84322"/>
    <w:rsid w:val="00C92C31"/>
    <w:rsid w:val="00CA6388"/>
    <w:rsid w:val="00CB7AB5"/>
    <w:rsid w:val="00CE0D3F"/>
    <w:rsid w:val="00CE3640"/>
    <w:rsid w:val="00CF4B0A"/>
    <w:rsid w:val="00CF501C"/>
    <w:rsid w:val="00CF65F0"/>
    <w:rsid w:val="00D00123"/>
    <w:rsid w:val="00D218C0"/>
    <w:rsid w:val="00D2615D"/>
    <w:rsid w:val="00D561A4"/>
    <w:rsid w:val="00D65C8F"/>
    <w:rsid w:val="00D814B5"/>
    <w:rsid w:val="00D86A11"/>
    <w:rsid w:val="00DB2054"/>
    <w:rsid w:val="00DB4021"/>
    <w:rsid w:val="00DD788A"/>
    <w:rsid w:val="00DE602A"/>
    <w:rsid w:val="00E05231"/>
    <w:rsid w:val="00E13C8E"/>
    <w:rsid w:val="00E21AAA"/>
    <w:rsid w:val="00E26867"/>
    <w:rsid w:val="00E45E77"/>
    <w:rsid w:val="00E466CE"/>
    <w:rsid w:val="00E72FD0"/>
    <w:rsid w:val="00E74AE2"/>
    <w:rsid w:val="00E93308"/>
    <w:rsid w:val="00EA3340"/>
    <w:rsid w:val="00EB45CA"/>
    <w:rsid w:val="00EC2086"/>
    <w:rsid w:val="00EE738F"/>
    <w:rsid w:val="00F229B3"/>
    <w:rsid w:val="00F3515E"/>
    <w:rsid w:val="00F41C75"/>
    <w:rsid w:val="00F43514"/>
    <w:rsid w:val="00F471C6"/>
    <w:rsid w:val="00F5755F"/>
    <w:rsid w:val="00F71431"/>
    <w:rsid w:val="00F71A06"/>
    <w:rsid w:val="00F82149"/>
    <w:rsid w:val="00F92984"/>
    <w:rsid w:val="00FA1F62"/>
    <w:rsid w:val="00FA360F"/>
    <w:rsid w:val="00FB0664"/>
    <w:rsid w:val="00FB0C86"/>
    <w:rsid w:val="00FB2F4D"/>
    <w:rsid w:val="00FC528D"/>
    <w:rsid w:val="00FD445F"/>
    <w:rsid w:val="00FE05F0"/>
    <w:rsid w:val="00FF3959"/>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5EDA7"/>
  <w15:chartTrackingRefBased/>
  <w15:docId w15:val="{8D02227D-FF5A-4EC0-92AA-EE8E3346F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7DFD"/>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8C6165"/>
    <w:pPr>
      <w:ind w:left="720"/>
      <w:contextualSpacing/>
    </w:pPr>
  </w:style>
  <w:style w:type="character" w:styleId="CommentReference">
    <w:name w:val="annotation reference"/>
    <w:basedOn w:val="DefaultParagraphFont"/>
    <w:uiPriority w:val="99"/>
    <w:semiHidden/>
    <w:unhideWhenUsed/>
    <w:rsid w:val="00F229B3"/>
    <w:rPr>
      <w:sz w:val="16"/>
      <w:szCs w:val="16"/>
    </w:rPr>
  </w:style>
  <w:style w:type="paragraph" w:styleId="CommentText">
    <w:name w:val="annotation text"/>
    <w:basedOn w:val="Normal"/>
    <w:link w:val="CommentTextChar"/>
    <w:uiPriority w:val="99"/>
    <w:semiHidden/>
    <w:unhideWhenUsed/>
    <w:rsid w:val="00F229B3"/>
    <w:pPr>
      <w:spacing w:line="240" w:lineRule="auto"/>
    </w:pPr>
    <w:rPr>
      <w:sz w:val="20"/>
      <w:szCs w:val="20"/>
    </w:rPr>
  </w:style>
  <w:style w:type="character" w:customStyle="1" w:styleId="CommentTextChar">
    <w:name w:val="Comment Text Char"/>
    <w:basedOn w:val="DefaultParagraphFont"/>
    <w:link w:val="CommentText"/>
    <w:uiPriority w:val="99"/>
    <w:semiHidden/>
    <w:rsid w:val="00F229B3"/>
    <w:rPr>
      <w:sz w:val="20"/>
      <w:szCs w:val="20"/>
    </w:rPr>
  </w:style>
  <w:style w:type="paragraph" w:styleId="CommentSubject">
    <w:name w:val="annotation subject"/>
    <w:basedOn w:val="CommentText"/>
    <w:next w:val="CommentText"/>
    <w:link w:val="CommentSubjectChar"/>
    <w:uiPriority w:val="99"/>
    <w:semiHidden/>
    <w:unhideWhenUsed/>
    <w:rsid w:val="00F229B3"/>
    <w:rPr>
      <w:b/>
      <w:bCs/>
    </w:rPr>
  </w:style>
  <w:style w:type="character" w:customStyle="1" w:styleId="CommentSubjectChar">
    <w:name w:val="Comment Subject Char"/>
    <w:basedOn w:val="CommentTextChar"/>
    <w:link w:val="CommentSubject"/>
    <w:uiPriority w:val="99"/>
    <w:semiHidden/>
    <w:rsid w:val="00F229B3"/>
    <w:rPr>
      <w:b/>
      <w:bCs/>
      <w:sz w:val="20"/>
      <w:szCs w:val="20"/>
    </w:rPr>
  </w:style>
  <w:style w:type="paragraph" w:styleId="BalloonText">
    <w:name w:val="Balloon Text"/>
    <w:basedOn w:val="Normal"/>
    <w:link w:val="BalloonTextChar"/>
    <w:uiPriority w:val="99"/>
    <w:semiHidden/>
    <w:unhideWhenUsed/>
    <w:rsid w:val="00F229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29B3"/>
    <w:rPr>
      <w:rFonts w:ascii="Segoe UI" w:hAnsi="Segoe UI" w:cs="Segoe UI"/>
      <w:sz w:val="18"/>
      <w:szCs w:val="18"/>
    </w:rPr>
  </w:style>
  <w:style w:type="paragraph" w:customStyle="1" w:styleId="Default">
    <w:name w:val="Default"/>
    <w:rsid w:val="00453F83"/>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EndNoteBibliographyTitle">
    <w:name w:val="EndNote Bibliography Title"/>
    <w:basedOn w:val="Normal"/>
    <w:link w:val="EndNoteBibliographyTitleChar"/>
    <w:rsid w:val="00A16AE1"/>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16AE1"/>
    <w:rPr>
      <w:rFonts w:ascii="Calibri" w:hAnsi="Calibri" w:cs="Calibri"/>
      <w:noProof/>
    </w:rPr>
  </w:style>
  <w:style w:type="paragraph" w:customStyle="1" w:styleId="EndNoteBibliography">
    <w:name w:val="EndNote Bibliography"/>
    <w:basedOn w:val="Normal"/>
    <w:link w:val="EndNoteBibliographyChar"/>
    <w:rsid w:val="00A16AE1"/>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A16AE1"/>
    <w:rPr>
      <w:rFonts w:ascii="Calibri" w:hAnsi="Calibri" w:cs="Calibri"/>
      <w:noProof/>
    </w:rPr>
  </w:style>
  <w:style w:type="paragraph" w:customStyle="1" w:styleId="TAMainText">
    <w:name w:val="TA_Main_Text"/>
    <w:basedOn w:val="Normal"/>
    <w:link w:val="TAMainTextChar"/>
    <w:rsid w:val="003D4F22"/>
    <w:pPr>
      <w:spacing w:after="0" w:line="480" w:lineRule="auto"/>
      <w:ind w:firstLine="202"/>
      <w:jc w:val="both"/>
    </w:pPr>
    <w:rPr>
      <w:rFonts w:ascii="Times" w:eastAsia="Times New Roman" w:hAnsi="Times" w:cs="Times New Roman"/>
      <w:sz w:val="24"/>
      <w:szCs w:val="20"/>
      <w:lang w:val="en-US" w:eastAsia="en-US"/>
    </w:rPr>
  </w:style>
  <w:style w:type="character" w:customStyle="1" w:styleId="TAMainTextChar">
    <w:name w:val="TA_Main_Text Char"/>
    <w:basedOn w:val="DefaultParagraphFont"/>
    <w:link w:val="TAMainText"/>
    <w:rsid w:val="003D4F22"/>
    <w:rPr>
      <w:rFonts w:ascii="Times" w:eastAsia="Times New Roman" w:hAnsi="Times" w:cs="Times New Roman"/>
      <w:sz w:val="24"/>
      <w:szCs w:val="20"/>
      <w:lang w:val="en-US" w:eastAsia="en-US"/>
    </w:rPr>
  </w:style>
  <w:style w:type="paragraph" w:styleId="Revision">
    <w:name w:val="Revision"/>
    <w:hidden/>
    <w:uiPriority w:val="99"/>
    <w:semiHidden/>
    <w:rsid w:val="003C59A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092930">
      <w:bodyDiv w:val="1"/>
      <w:marLeft w:val="0"/>
      <w:marRight w:val="0"/>
      <w:marTop w:val="0"/>
      <w:marBottom w:val="0"/>
      <w:divBdr>
        <w:top w:val="none" w:sz="0" w:space="0" w:color="auto"/>
        <w:left w:val="none" w:sz="0" w:space="0" w:color="auto"/>
        <w:bottom w:val="none" w:sz="0" w:space="0" w:color="auto"/>
        <w:right w:val="none" w:sz="0" w:space="0" w:color="auto"/>
      </w:divBdr>
    </w:div>
    <w:div w:id="726417573">
      <w:bodyDiv w:val="1"/>
      <w:marLeft w:val="0"/>
      <w:marRight w:val="0"/>
      <w:marTop w:val="0"/>
      <w:marBottom w:val="0"/>
      <w:divBdr>
        <w:top w:val="none" w:sz="0" w:space="0" w:color="auto"/>
        <w:left w:val="none" w:sz="0" w:space="0" w:color="auto"/>
        <w:bottom w:val="none" w:sz="0" w:space="0" w:color="auto"/>
        <w:right w:val="none" w:sz="0" w:space="0" w:color="auto"/>
      </w:divBdr>
    </w:div>
    <w:div w:id="1105349615">
      <w:bodyDiv w:val="1"/>
      <w:marLeft w:val="0"/>
      <w:marRight w:val="0"/>
      <w:marTop w:val="0"/>
      <w:marBottom w:val="0"/>
      <w:divBdr>
        <w:top w:val="none" w:sz="0" w:space="0" w:color="auto"/>
        <w:left w:val="none" w:sz="0" w:space="0" w:color="auto"/>
        <w:bottom w:val="none" w:sz="0" w:space="0" w:color="auto"/>
        <w:right w:val="none" w:sz="0" w:space="0" w:color="auto"/>
      </w:divBdr>
    </w:div>
    <w:div w:id="1560554945">
      <w:bodyDiv w:val="1"/>
      <w:marLeft w:val="0"/>
      <w:marRight w:val="0"/>
      <w:marTop w:val="0"/>
      <w:marBottom w:val="0"/>
      <w:divBdr>
        <w:top w:val="none" w:sz="0" w:space="0" w:color="auto"/>
        <w:left w:val="none" w:sz="0" w:space="0" w:color="auto"/>
        <w:bottom w:val="none" w:sz="0" w:space="0" w:color="auto"/>
        <w:right w:val="none" w:sz="0" w:space="0" w:color="auto"/>
      </w:divBdr>
    </w:div>
    <w:div w:id="1605380430">
      <w:bodyDiv w:val="1"/>
      <w:marLeft w:val="0"/>
      <w:marRight w:val="0"/>
      <w:marTop w:val="0"/>
      <w:marBottom w:val="0"/>
      <w:divBdr>
        <w:top w:val="none" w:sz="0" w:space="0" w:color="auto"/>
        <w:left w:val="none" w:sz="0" w:space="0" w:color="auto"/>
        <w:bottom w:val="none" w:sz="0" w:space="0" w:color="auto"/>
        <w:right w:val="none" w:sz="0" w:space="0" w:color="auto"/>
      </w:divBdr>
    </w:div>
    <w:div w:id="2041198943">
      <w:bodyDiv w:val="1"/>
      <w:marLeft w:val="0"/>
      <w:marRight w:val="0"/>
      <w:marTop w:val="0"/>
      <w:marBottom w:val="0"/>
      <w:divBdr>
        <w:top w:val="none" w:sz="0" w:space="0" w:color="auto"/>
        <w:left w:val="none" w:sz="0" w:space="0" w:color="auto"/>
        <w:bottom w:val="none" w:sz="0" w:space="0" w:color="auto"/>
        <w:right w:val="none" w:sz="0" w:space="0" w:color="auto"/>
      </w:divBdr>
    </w:div>
    <w:div w:id="209886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rcelm/cutadapt/" TargetMode="External"/><Relationship Id="rId13" Type="http://schemas.openxmlformats.org/officeDocument/2006/relationships/image" Target="media/image5.tif"/><Relationship Id="rId18" Type="http://schemas.openxmlformats.org/officeDocument/2006/relationships/image" Target="media/image10.ti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ti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Relationship Id="rId5" Type="http://schemas.openxmlformats.org/officeDocument/2006/relationships/webSettings" Target="webSettings.xml"/><Relationship Id="rId15" Type="http://schemas.openxmlformats.org/officeDocument/2006/relationships/image" Target="media/image7.tif"/><Relationship Id="rId10" Type="http://schemas.openxmlformats.org/officeDocument/2006/relationships/image" Target="media/image2.ti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7EB11-B4B3-4BA3-843F-40451D9F3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19</Pages>
  <Words>3434</Words>
  <Characters>18887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Xi</dc:creator>
  <cp:keywords/>
  <dc:description/>
  <cp:lastModifiedBy>Yubo Wang</cp:lastModifiedBy>
  <cp:revision>11</cp:revision>
  <cp:lastPrinted>2024-08-03T18:35:00Z</cp:lastPrinted>
  <dcterms:created xsi:type="dcterms:W3CDTF">2024-11-22T14:19:00Z</dcterms:created>
  <dcterms:modified xsi:type="dcterms:W3CDTF">2025-03-05T19:05:00Z</dcterms:modified>
</cp:coreProperties>
</file>